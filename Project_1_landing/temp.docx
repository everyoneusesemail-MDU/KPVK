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rFonts w:ascii="Roboto" w:cs="Roboto" w:eastAsia="Roboto" w:hAnsi="Roboto"/>
          <w:b w:val="1"/>
          <w:bCs w:val="1"/>
          <w:sz w:val="26"/>
          <w:szCs w:val="26"/>
        </w:rPr>
        <w:pPrChange w:author="Nina Khachaturyan" w:id="0" w:date="2026-02-11T07:50:45Z">
          <w:pPr>
            <w:jc w:val="center"/>
          </w:pPr>
        </w:pPrChange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Блок 1 - Главное меню, главная страница - мультилендинг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i w:val="1"/>
          <w:iCs w:val="1"/>
          <w:color w:val="e0666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e06666"/>
          <w:rtl w:val="0"/>
        </w:rPr>
        <w:t xml:space="preserve">Меню - верхнее, с закреплением при скролле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Разделы меню: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“О поселке”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“Мастерплан”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“Выбрать дом”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“Отчеты о ходе работ”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“Сценарии жизни”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“Отзывы”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“Контакты”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commentRangeStart w:id="0"/>
      <w:commentRangeStart w:id="1"/>
      <w:commentRangeStart w:id="2"/>
      <w:commentRangeStart w:id="3"/>
      <w:commentRangeStart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Левый верхний угол: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Логотип  “Вилла Крым” коттеджный поселок (горизонтальный формат) + информация “застройщики - Модуль Дом Юг, СтройГрад” (добавляем активные ссылки на МД и СГ)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Правый верхний угол: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Блок звонка - информация “Звонок бесплатный”, номер телефона, + Соцсети “Вилла Крым”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ns w:author="Nina Khachaturyan" w:id="1" w:date="2026-02-06T07:36:23Z"/>
          <w:rFonts w:ascii="Roboto" w:cs="Roboto" w:eastAsia="Roboto" w:hAnsi="Roboto"/>
        </w:rPr>
      </w:pPr>
      <w:ins w:author="Nina Khachaturyan" w:id="1" w:date="2026-02-06T07:36:23Z">
        <w:commentRangeStart w:id="5"/>
        <w:commentRangeStart w:id="6"/>
        <w:commentRangeStart w:id="7"/>
        <w:commentRangeStart w:id="8"/>
        <w:commentRangeStart w:id="9"/>
        <w:r w:rsidDel="00000000" w:rsidR="00000000" w:rsidRPr="00000000">
          <w:rPr>
            <w:rFonts w:ascii="Roboto" w:cs="Roboto" w:eastAsia="Roboto" w:hAnsi="Roboto"/>
          </w:rPr>
          <w:drawing>
            <wp:inline distB="114300" distT="114300" distL="114300" distR="114300">
              <wp:extent cx="5731200" cy="1257300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257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1346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Главная фраза - 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УТП- призыв для Клиента:</w:t>
      </w:r>
    </w:p>
    <w:p w:rsidR="00000000" w:rsidDel="00000000" w:rsidP="00000000" w:rsidRDefault="00000000" w:rsidRPr="00000000" w14:paraId="00000019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bCs w:val="1"/>
        </w:rPr>
      </w:pPr>
      <w:commentRangeStart w:id="10"/>
      <w:commentRangeStart w:id="11"/>
      <w:commentRangeStart w:id="12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ЦА - Семьи с детьми - 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“Место, где время найдется на всех”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“Место, где всегда есть время на семью”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“Тот самый формат жизни,где семья на первом месте”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ЦА - Поздние мечтатели - 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“Ваш новый этап жизни у двух морей - без стресса и суеты”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“Лучшее время для лучшей жизни  - ваш новый формат жизни у двух морей”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 Не просто покой, а новая глава Вашей жизни”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ЦА - СВО - 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Ваш тихий берег после бури”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“Стабильность и уверенность в завтрашнем дне, которую вы честно заслужили”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ЦА - Прагматичные переселенцы - 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“Формат новой жизни - ваш дом у двух морей”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“Когда хочется жить по настроению, а не по расписанию”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“Вдали от холода и серости городской суеты - вы, наконец-то дома”</w:t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ind w:left="720" w:hanging="360"/>
        <w:rPr>
          <w:rFonts w:ascii="Roboto" w:cs="Roboto" w:eastAsia="Roboto" w:hAnsi="Roboto"/>
          <w:b w:val="1"/>
          <w:bCs w:val="1"/>
          <w:shd w:fill="f1c232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hd w:fill="f1c232" w:val="clear"/>
          <w:rtl w:val="0"/>
        </w:rPr>
        <w:t xml:space="preserve">Кнопка “Успей выбрать дом мечты”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b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Правый нижний угол - 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Кнопка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“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Пакетные предложения”: </w:t>
      </w:r>
    </w:p>
    <w:p w:rsidR="00000000" w:rsidDel="00000000" w:rsidP="00000000" w:rsidRDefault="00000000" w:rsidRPr="00000000" w14:paraId="00000034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Пакет Базовый</w:t>
      </w:r>
    </w:p>
    <w:p w:rsidR="00000000" w:rsidDel="00000000" w:rsidP="00000000" w:rsidRDefault="00000000" w:rsidRPr="00000000" w14:paraId="00000035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Пакет Комфортный</w:t>
      </w:r>
    </w:p>
    <w:p w:rsidR="00000000" w:rsidDel="00000000" w:rsidP="00000000" w:rsidRDefault="00000000" w:rsidRPr="00000000" w14:paraId="00000036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Пакет Максимальный</w:t>
      </w:r>
    </w:p>
    <w:p w:rsidR="00000000" w:rsidDel="00000000" w:rsidP="00000000" w:rsidRDefault="00000000" w:rsidRPr="00000000" w14:paraId="00000037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ind w:left="720" w:hanging="360"/>
        <w:rPr>
          <w:ins w:author="Nina Khachaturyan" w:id="2" w:date="2026-02-06T08:45:45Z"/>
          <w:rFonts w:ascii="Roboto" w:cs="Roboto" w:eastAsia="Roboto" w:hAnsi="Roboto"/>
        </w:rPr>
      </w:pPr>
      <w:commentRangeStart w:id="13"/>
      <w:commentRangeStart w:id="14"/>
      <w:commentRangeStart w:id="15"/>
      <w:r w:rsidDel="00000000" w:rsidR="00000000" w:rsidRPr="00000000">
        <w:rPr>
          <w:rFonts w:ascii="Roboto" w:cs="Roboto" w:eastAsia="Roboto" w:hAnsi="Roboto"/>
          <w:rtl w:val="0"/>
        </w:rPr>
        <w:t xml:space="preserve">приписка к кнопке “Подробнее”</w:t>
      </w:r>
      <w:ins w:author="Nina Khachaturyan" w:id="2" w:date="2026-02-06T08:45:45Z">
        <w:commentRangeEnd w:id="13"/>
        <w:r w:rsidDel="00000000" w:rsidR="00000000" w:rsidRPr="00000000">
          <w:commentReference w:id="13"/>
        </w:r>
        <w:commentRangeEnd w:id="14"/>
        <w:r w:rsidDel="00000000" w:rsidR="00000000" w:rsidRPr="00000000">
          <w:commentReference w:id="14"/>
        </w:r>
        <w:commentRangeEnd w:id="15"/>
        <w:r w:rsidDel="00000000" w:rsidR="00000000" w:rsidRPr="00000000">
          <w:commentReference w:id="15"/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9">
      <w:pPr>
        <w:ind w:left="720" w:firstLine="0"/>
        <w:rPr>
          <w:ins w:author="Nina Khachaturyan" w:id="2" w:date="2026-02-06T08:45:45Z"/>
          <w:rFonts w:ascii="Roboto" w:cs="Roboto" w:eastAsia="Roboto" w:hAnsi="Roboto"/>
        </w:rPr>
      </w:pPr>
      <w:ins w:author="Nina Khachaturyan" w:id="2" w:date="2026-02-06T08:45:4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A">
      <w:pPr>
        <w:ind w:left="720" w:firstLine="0"/>
        <w:rPr>
          <w:ins w:author="Nina Khachaturyan" w:id="2" w:date="2026-02-06T08:45:45Z"/>
          <w:rFonts w:ascii="Roboto" w:cs="Roboto" w:eastAsia="Roboto" w:hAnsi="Roboto"/>
        </w:rPr>
      </w:pPr>
      <w:ins w:author="Nina Khachaturyan" w:id="2" w:date="2026-02-06T08:45:4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B">
      <w:pPr>
        <w:ind w:left="720" w:firstLine="0"/>
        <w:rPr>
          <w:ins w:author="Nina Khachaturyan" w:id="2" w:date="2026-02-06T08:45:45Z"/>
          <w:rFonts w:ascii="Roboto" w:cs="Roboto" w:eastAsia="Roboto" w:hAnsi="Roboto"/>
        </w:rPr>
      </w:pPr>
      <w:ins w:author="Nina Khachaturyan" w:id="2" w:date="2026-02-06T08:45:4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C">
      <w:pPr>
        <w:ind w:left="7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PrChange w:author="Nina Khachaturyan" w:id="3" w:date="2026-02-06T08:45:45Z">
            <w:rPr>
              <w:rFonts w:ascii="Roboto" w:cs="Roboto" w:eastAsia="Roboto" w:hAnsi="Roboto"/>
            </w:rPr>
          </w:rPrChange>
        </w:rPr>
        <w:pPrChange w:author="Nina Khachaturyan" w:id="0" w:date="2026-02-06T08:45:45Z">
          <w:pPr>
            <w:numPr>
              <w:ilvl w:val="0"/>
              <w:numId w:val="31"/>
            </w:numPr>
            <w:ind w:left="720" w:hanging="360"/>
          </w:pPr>
        </w:pPrChange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Нижний блок с инфографикой:</w:t>
      </w:r>
    </w:p>
    <w:p w:rsidR="00000000" w:rsidDel="00000000" w:rsidP="00000000" w:rsidRDefault="00000000" w:rsidRPr="00000000" w14:paraId="0000003F">
      <w:pPr>
        <w:numPr>
          <w:ilvl w:val="0"/>
          <w:numId w:val="44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Цифры для конкретной ЦА:</w:t>
      </w:r>
    </w:p>
    <w:p w:rsidR="00000000" w:rsidDel="00000000" w:rsidP="00000000" w:rsidRDefault="00000000" w:rsidRPr="00000000" w14:paraId="00000040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ЦА - Семьи с детьми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130 га - площадь коттеджного поселка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969 модульных и каменных домов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10 минут до пляжа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5 минут до школы и детского сада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120 км до аэропорта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hd w:fill="f1c232" w:val="clear"/>
        </w:rPr>
      </w:pPr>
      <w:commentRangeStart w:id="16"/>
      <w:commentRangeStart w:id="17"/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Работа рядом с домом -  площадь коммерческой недвижимости - </w:t>
      </w:r>
      <w:commentRangeEnd w:id="16"/>
      <w:r w:rsidDel="00000000" w:rsidR="00000000" w:rsidRPr="00000000">
        <w:commentReference w:id="16"/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ЦА - Поздние мечтатели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130 га - площадь коттеджного поселка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969 модульных и каменных домов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10 минут до пляжа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120 км до аэропорта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100+ достопримечательностей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10+ медицинских учреждений и оздоровительных комплексов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ЦА - СВО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130 га - площадь коттеджного поселка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969 модульных и каменных домов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10 минут до пляжа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120 км до аэропорта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hd w:fill="f1c232" w:val="clear"/>
        </w:rPr>
      </w:pPr>
      <w:commentRangeStart w:id="18"/>
      <w:commentRangeStart w:id="19"/>
      <w:commentRangeStart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ЦА - </w:t>
      </w:r>
      <w:commentRangeEnd w:id="18"/>
      <w:r w:rsidDel="00000000" w:rsidR="00000000" w:rsidRPr="00000000">
        <w:commentReference w:id="18"/>
      </w:r>
      <w:commentRangeEnd w:id="19"/>
      <w:r w:rsidDel="00000000" w:rsidR="00000000" w:rsidRPr="00000000">
        <w:commentReference w:id="19"/>
      </w:r>
      <w:commentRangeEnd w:id="20"/>
      <w:r w:rsidDel="00000000" w:rsidR="00000000" w:rsidRPr="00000000">
        <w:commentReference w:id="20"/>
      </w:r>
      <w:commentRangeStart w:id="21"/>
      <w:commentRangeStart w:id="22"/>
      <w:commentRangeStart w:id="23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Прагматичные переселенцы</w:t>
      </w:r>
      <w:commentRangeEnd w:id="21"/>
      <w:r w:rsidDel="00000000" w:rsidR="00000000" w:rsidRPr="00000000">
        <w:commentReference w:id="21"/>
      </w:r>
      <w:commentRangeEnd w:id="22"/>
      <w:r w:rsidDel="00000000" w:rsidR="00000000" w:rsidRPr="00000000">
        <w:commentReference w:id="22"/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130 га - площадь коттеджного поселка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969 модульных и каменных домов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10 минут до пляжа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5 минут до школы и детского сада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120 км до аэропорта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Дополнительно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commentRangeStart w:id="24"/>
      <w:commentRangeStart w:id="25"/>
      <w:commentRangeStart w:id="26"/>
      <w:commentRangeStart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9"/>
        </w:numPr>
        <w:ind w:left="720" w:hanging="360"/>
        <w:rPr>
          <w:rFonts w:ascii="Roboto" w:cs="Roboto" w:eastAsia="Roboto" w:hAnsi="Roboto"/>
        </w:rPr>
      </w:pPr>
      <w:commentRangeEnd w:id="24"/>
      <w:r w:rsidDel="00000000" w:rsidR="00000000" w:rsidRPr="00000000">
        <w:commentReference w:id="24"/>
      </w:r>
      <w:commentRangeEnd w:id="25"/>
      <w:r w:rsidDel="00000000" w:rsidR="00000000" w:rsidRPr="00000000">
        <w:commentReference w:id="25"/>
      </w:r>
      <w:commentRangeEnd w:id="26"/>
      <w:r w:rsidDel="00000000" w:rsidR="00000000" w:rsidRPr="00000000">
        <w:commentReference w:id="26"/>
      </w:r>
      <w:commentRangeEnd w:id="27"/>
      <w:r w:rsidDel="00000000" w:rsidR="00000000" w:rsidRPr="00000000">
        <w:commentReference w:id="27"/>
      </w:r>
      <w:commentRangeStart w:id="28"/>
      <w:commentRangeStart w:id="29"/>
      <w:commentRangeStart w:id="30"/>
      <w:r w:rsidDel="00000000" w:rsidR="00000000" w:rsidRPr="00000000">
        <w:rPr>
          <w:rFonts w:ascii="Roboto" w:cs="Roboto" w:eastAsia="Roboto" w:hAnsi="Roboto"/>
          <w:rtl w:val="0"/>
        </w:rPr>
        <w:t xml:space="preserve">При верстке дизайне продумать место под плашку со спецпредложениями</w:t>
      </w:r>
      <w:commentRangeEnd w:id="28"/>
      <w:r w:rsidDel="00000000" w:rsidR="00000000" w:rsidRPr="00000000">
        <w:commentReference w:id="28"/>
      </w:r>
      <w:commentRangeEnd w:id="29"/>
      <w:r w:rsidDel="00000000" w:rsidR="00000000" w:rsidRPr="00000000">
        <w:commentReference w:id="29"/>
      </w:r>
      <w:commentRangeEnd w:id="30"/>
      <w:r w:rsidDel="00000000" w:rsidR="00000000" w:rsidRPr="00000000">
        <w:commentReference w:id="30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Блок 1.1 - Выберите пакетное предложение</w:t>
      </w:r>
    </w:p>
    <w:p w:rsidR="00000000" w:rsidDel="00000000" w:rsidP="00000000" w:rsidRDefault="00000000" w:rsidRPr="00000000" w14:paraId="00000064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i w:val="1"/>
          <w:iCs w:val="1"/>
          <w:color w:val="e0666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e06666"/>
          <w:rtl w:val="0"/>
        </w:rPr>
        <w:t xml:space="preserve">Тип - Всплывающее окно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Левый верхний угол -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Выберите пакетное предложение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Пакет “Базовый”, Пакет “Комфортный”, Пакет “Максимальный”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ind w:left="720" w:hanging="36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Под каждым пакетом указывается его “состав”: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Базовый - дом, участок, забор, отсыпка щебнем (паркинг и вокруг дома)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Комфортный - базовый + инженерные коммуникации (свет, вода, канализация), отделка в доме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Максимальный - комфортный + тротуарная плитка, мебель, хозблок, навес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Центр (слева) + нижний левый угол - 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Фото дома (PNG + фон, дом выходит за границы фона)</w:t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Стартовая цена пакета “От **** млн Р”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Описание пакета: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Базовый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Пакет “Базовый”  это самый простой способ стать жителем и частью сообщества “Вилла Крым”. Данная комплектация включает в себя базовый минимум для комфортного проживания и дает возможность обустроить участок всем необходимым на свое усмотрение. 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Цена от: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Комфортный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Пакет “Комфортный” оптимальное решение для тех, кто ценит не только соотношение “цена-качество”, но и свое время. Данное решение ускорит переезд и минимизирует затраты и силы на дополнительные работы. 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Цена от: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Максимальный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Пакет “Максимальный”  - Заходи и живи. Лучшее решение “под ключ”, в котором Вы получаете полностью готовый дом для круглогодичного проживания.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Цена от: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Центр/верх (справа) - 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Три фотографии, относящиеся к конкретному пакету - тип “Превью” + увеличение по клику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Нижний правый угол -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Кнопки:</w:t>
      </w:r>
    </w:p>
    <w:p w:rsidR="00000000" w:rsidDel="00000000" w:rsidP="00000000" w:rsidRDefault="00000000" w:rsidRPr="00000000" w14:paraId="0000008D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3d-тур с демонстрацией пакета “***”</w:t>
      </w:r>
    </w:p>
    <w:p w:rsidR="00000000" w:rsidDel="00000000" w:rsidP="00000000" w:rsidRDefault="00000000" w:rsidRPr="00000000" w14:paraId="0000008F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Видео-презентация пакета “***”</w:t>
      </w:r>
    </w:p>
    <w:p w:rsidR="00000000" w:rsidDel="00000000" w:rsidP="00000000" w:rsidRDefault="00000000" w:rsidRPr="00000000" w14:paraId="00000090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Фотоальбом пакета “***”</w:t>
      </w:r>
    </w:p>
    <w:p w:rsidR="00000000" w:rsidDel="00000000" w:rsidP="00000000" w:rsidRDefault="00000000" w:rsidRPr="00000000" w14:paraId="00000091">
      <w:pPr>
        <w:ind w:left="720" w:firstLine="0"/>
        <w:rPr>
          <w:rFonts w:ascii="Roboto" w:cs="Roboto" w:eastAsia="Roboto" w:hAnsi="Roboto"/>
        </w:rPr>
      </w:pPr>
      <w:commentRangeStart w:id="31"/>
      <w:commentRangeStart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CTA- кнопка</w:t>
      </w:r>
    </w:p>
    <w:p w:rsidR="00000000" w:rsidDel="00000000" w:rsidP="00000000" w:rsidRDefault="00000000" w:rsidRPr="00000000" w14:paraId="00000093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Действие - “***”</w:t>
      </w:r>
      <w:commentRangeEnd w:id="31"/>
      <w:r w:rsidDel="00000000" w:rsidR="00000000" w:rsidRPr="00000000">
        <w:commentReference w:id="31"/>
      </w:r>
      <w:commentRangeEnd w:id="32"/>
      <w:r w:rsidDel="00000000" w:rsidR="00000000" w:rsidRPr="00000000">
        <w:commentReference w:id="32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Блок 2 - Что будет в поселке/о поселке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i w:val="1"/>
          <w:iCs w:val="1"/>
          <w:color w:val="e0666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e06666"/>
          <w:rtl w:val="0"/>
        </w:rPr>
        <w:t xml:space="preserve">Тип - слайдер с фото/видео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b w:val="1"/>
          <w:bCs w:val="1"/>
          <w:i w:val="1"/>
          <w:iCs w:val="1"/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Левая часть - 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формат 1:1, фото или видео с визуализацией инфраструктуры поселка (начинается с информации и общим видом поселка)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</w:rPr>
      </w:pPr>
      <w:commentRangeStart w:id="33"/>
      <w:commentRangeStart w:id="34"/>
      <w:commentRangeStart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Коттеджный поселок+</w:t>
      </w:r>
    </w:p>
    <w:p w:rsidR="00000000" w:rsidDel="00000000" w:rsidP="00000000" w:rsidRDefault="00000000" w:rsidRPr="00000000" w14:paraId="0000009C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Детские площадки+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Спортивные площадки  - воркаут , паддл, футбольные площадки+</w:t>
      </w:r>
    </w:p>
    <w:p w:rsidR="00000000" w:rsidDel="00000000" w:rsidP="00000000" w:rsidRDefault="00000000" w:rsidRPr="00000000" w14:paraId="0000009F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Беговые и велодорожки +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Парковая зона с  кино+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Сад камней+</w:t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Сцена-амфитеатр+</w:t>
      </w:r>
    </w:p>
    <w:p w:rsidR="00000000" w:rsidDel="00000000" w:rsidP="00000000" w:rsidRDefault="00000000" w:rsidRPr="00000000" w14:paraId="000000A4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Автомойка+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Рестораны+</w:t>
      </w:r>
    </w:p>
    <w:p w:rsidR="00000000" w:rsidDel="00000000" w:rsidP="00000000" w:rsidRDefault="00000000" w:rsidRPr="00000000" w14:paraId="000000A8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Пункты выдачи заказов+</w:t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Кофейни и пекарни , барбершопы, салон красоты+</w:t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Озеро с прогулочной зоной+</w:t>
      </w:r>
    </w:p>
    <w:p w:rsidR="00000000" w:rsidDel="00000000" w:rsidP="00000000" w:rsidRDefault="00000000" w:rsidRPr="00000000" w14:paraId="000000AD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Конюшня+</w:t>
      </w:r>
    </w:p>
    <w:p w:rsidR="00000000" w:rsidDel="00000000" w:rsidP="00000000" w:rsidRDefault="00000000" w:rsidRPr="00000000" w14:paraId="000000AF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Коммерческие площади+</w:t>
      </w:r>
    </w:p>
    <w:p w:rsidR="00000000" w:rsidDel="00000000" w:rsidP="00000000" w:rsidRDefault="00000000" w:rsidRPr="00000000" w14:paraId="000000B0">
      <w:pPr>
        <w:numPr>
          <w:ilvl w:val="0"/>
          <w:numId w:val="38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Мероприятия</w:t>
      </w:r>
      <w:commentRangeEnd w:id="33"/>
      <w:r w:rsidDel="00000000" w:rsidR="00000000" w:rsidRPr="00000000">
        <w:commentReference w:id="33"/>
      </w:r>
      <w:commentRangeEnd w:id="34"/>
      <w:r w:rsidDel="00000000" w:rsidR="00000000" w:rsidRPr="00000000">
        <w:commentReference w:id="34"/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b w:val="1"/>
          <w:bCs w:val="1"/>
        </w:rPr>
      </w:pPr>
      <w:commentRangeStart w:id="36"/>
      <w:commentRangeStart w:id="37"/>
      <w:commentRangeStart w:id="38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Левая верхняя часть -</w:t>
      </w:r>
    </w:p>
    <w:p w:rsidR="00000000" w:rsidDel="00000000" w:rsidP="00000000" w:rsidRDefault="00000000" w:rsidRPr="00000000" w14:paraId="000000B3">
      <w:pPr>
        <w:numPr>
          <w:ilvl w:val="0"/>
          <w:numId w:val="4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Неброский, но крупный элемент с информацией о готовности того или иного элемента инфраструктуры поселка. Лучше вписать “Планируемый срок готовности”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Левый нижний угол - 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Счетчик элементов инфраструктуры - показываем как много всего предполагается в КПВК</w:t>
      </w:r>
      <w:commentRangeEnd w:id="36"/>
      <w:r w:rsidDel="00000000" w:rsidR="00000000" w:rsidRPr="00000000">
        <w:commentReference w:id="36"/>
      </w:r>
      <w:commentRangeEnd w:id="37"/>
      <w:r w:rsidDel="00000000" w:rsidR="00000000" w:rsidRPr="00000000">
        <w:commentReference w:id="37"/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Низ (на изображении) - </w:t>
      </w:r>
    </w:p>
    <w:p w:rsidR="00000000" w:rsidDel="00000000" w:rsidP="00000000" w:rsidRDefault="00000000" w:rsidRPr="00000000" w14:paraId="000000B9">
      <w:pPr>
        <w:numPr>
          <w:ilvl w:val="0"/>
          <w:numId w:val="4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Слайдер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Правый верхний угол - 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Общий лозунг - Комфортная среда, где каждый найдет свой новый сценарий жизни -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фиксированный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кнопка “Подробнее о сценариях жизни”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Нижний правый угол -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Динамическое описание - описание конкретной инфраструктуры, меняется от слайда к слайду</w:t>
      </w:r>
    </w:p>
    <w:p w:rsidR="00000000" w:rsidDel="00000000" w:rsidP="00000000" w:rsidRDefault="00000000" w:rsidRPr="00000000" w14:paraId="000000C1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Коттеджный поселок - 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«Вилла Крым»  это не просто коттеджный поселок. Это живая экосистема, где все продумано для того, чтобы вы могли жить  по-настоящему. Здесь расположено 969 домов, но главное - не количество, а качество жизни: безопасные улицы, широкие дороги, готовые коммуникации и инфраструктура, которая развивается с первого дня.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Это место, где дети ходят в школу пешком, а вы с комфортом работаете из дома или с комфортом проводите свой досуг. Это место, где можно открыть бизнес в коммерческой зоне или устроить вечер в кинотеатре под открытым небом. Где соседи - не незнакомцы за забором, а люди, с которыми вы вместе гуляете, празднуете и строите будущее.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«Вилла Крым» - это Ваш новый, настоящий дом, который становится началом новой жизни. Для семей, для пар, для тех, кто устал от стресса и суеты, и для тех, кто верит, что лучшая жизнь начинается с “Вилла Крым”.</w:t>
      </w:r>
    </w:p>
    <w:p w:rsidR="00000000" w:rsidDel="00000000" w:rsidP="00000000" w:rsidRDefault="00000000" w:rsidRPr="00000000" w14:paraId="000000C6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rFonts w:ascii="Roboto" w:cs="Roboto" w:eastAsia="Roboto" w:hAnsi="Roboto"/>
          <w:i w:val="1"/>
          <w:iCs w:val="1"/>
          <w:highlight w:val="red"/>
        </w:rPr>
      </w:pPr>
      <w:commentRangeStart w:id="39"/>
      <w:commentRangeStart w:id="40"/>
      <w:commentRangeStart w:id="41"/>
      <w:r w:rsidDel="00000000" w:rsidR="00000000" w:rsidRPr="00000000">
        <w:rPr>
          <w:rFonts w:ascii="Roboto" w:cs="Roboto" w:eastAsia="Roboto" w:hAnsi="Roboto"/>
          <w:i w:val="1"/>
          <w:iCs w:val="1"/>
          <w:highlight w:val="red"/>
          <w:rtl w:val="0"/>
        </w:rPr>
        <w:t xml:space="preserve">Детский сад и Начальная школа -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color w:val="f7f8fc"/>
          <w:sz w:val="20"/>
          <w:szCs w:val="20"/>
          <w:highlight w:val="red"/>
        </w:rPr>
      </w:pP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Внутри коттеджного поселка “Вилла Крым” расположены частные начальные образовательные учреждения - в тихом, безопасном пространстве, где педагоги не просто преподают, а идут вместе с детьми в поисках новых открытий. Где проходят не просто “уроки”, а мастерские, эксперименты, театр, музыка. Где каждый ребенок - не фамилия в списке, а личность, которую ждут, замечают и любят.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rFonts w:ascii="Roboto" w:cs="Roboto" w:eastAsia="Roboto" w:hAnsi="Roboto"/>
          <w:highlight w:val="red"/>
        </w:rPr>
      </w:pPr>
      <w:commentRangeEnd w:id="39"/>
      <w:r w:rsidDel="00000000" w:rsidR="00000000" w:rsidRPr="00000000">
        <w:commentReference w:id="39"/>
      </w:r>
      <w:commentRangeEnd w:id="40"/>
      <w:r w:rsidDel="00000000" w:rsidR="00000000" w:rsidRPr="00000000">
        <w:commentReference w:id="40"/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Детские площадки - 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«Вилле Крым» детские площадки не ограничиваются “качелями и горкой”.Это продуманные пространства для игры, общения и открытий. Из натуральных и безопасных материалов, с зонами для малышей и подростков, в тени деревьев и под присмотром родителей - здесь дети не просто развлекаются, а учатся дружить, фантазировать и чувствовать себя свободно.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Спортивные площадки -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Баскетбольные и волейбольные корты,пэддл-корты,  современные тренажеры под открытым небом, зоны для растяжки и йоги - все это расположено в тихой части поселка, вдали от дорог и машин. Вы можете тренироваться в любое время дня, не тратя часы на дорогу в спортзал, и возвращаться домой  с хорошим настроением и легкостью в теле.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Беговые и велодорожки -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Широкие, ровные, с мягким покрытием и продуманной системой освещения - дорожки «Виллы Крым» созданы для тех, кто ценит движение как часть жизни. Они проходят через самые живописные уголки поселка: вдоль озера, мимо виноградников, сквозь парковую зону и аллеи с деревьями. Здесь нет лишнего шума, машин или тротуаров, усыпанных льдом зимой - только чистый воздух и ваш ритм жизни.</w:t>
      </w:r>
    </w:p>
    <w:p w:rsidR="00000000" w:rsidDel="00000000" w:rsidP="00000000" w:rsidRDefault="00000000" w:rsidRPr="00000000" w14:paraId="000000D5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Парковая зона с кинотеатром - 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Парковая зона - неотъемлемая часть  «Виллы Крым». Аллеи из красивых деревьев, ухоженные газоны, цветники с местными растениями, скамейки у фонтанов и уютные беседки -все это создано для неспешных встреч, прогулок и моментов тишины. Здесь нет городской суеты, только пение птиц, шелест листвы и мягкий свет сквозь ветви.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Это место, куда хочется выйти с утра с кофе, днем - с книгой или ноутбуком, а вечером - просто погулять с близкими. Для детей - игровые зоны в тени, для взрослых - зоны отдыха с Wi-Fi и розетками. Парк объединяет соседей: здесь проходят йога-сессии, арт-ярмарки и даже мини-концерты. Это не «благоустройство» - это пространство, где жизнь замедляется и становится полнее. Летние вечера в «Вилле Крым» могут начинаться с попкорна и заканчиваться под звездами. Кинотеатр под открытым небом - это не просто экран на площадке, а целый ритуал: удобные лежаки, пледы, ароматный чай из термоса и ощущение, что время замедлилось. Перед сеансом дети играют на детской площадке, взрослые общаются за бокалом вина, а потом все вместе погружаются в историю - под шелест листвы и мерцание звезд.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f7f8fc"/>
          <w:sz w:val="24"/>
          <w:szCs w:val="24"/>
          <w:shd w:fill="f1c232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Здесь показывают не только блокбастеры, но и документальные фильмы и авторское кино местных режиссеров. Это не просто развлечение. Это способ быть вместе - без телефонов, без спешки, без границ.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Сад камней -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то не ландшафтный декор, а место силы и внутреннего покоя. Расположенный в тихом уголке поселка, он сочетает в себе многовековую историю камня, редкость растений Крыма и минималистичные композиции, вдохновленные японскими и средиземноморскими традициями. Здесь нет громкой музыки, лишнего шума или спешки - только тишина, которую не нарушает даже ветер.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color w:val="f7f8f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Это идеальное место для медитации, утренней растяжки или разговора по душам. Здесь можно пройтись босиком - чтобы почувствовать землю, снять напряжение, вернуть себе ясность. Сад камней напоминает, что иногда самое ценное - это просто остановиться. И услышать себя.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rFonts w:ascii="Roboto" w:cs="Roboto" w:eastAsia="Roboto" w:hAnsi="Roboto"/>
          <w:i w:val="1"/>
          <w:iCs w:val="1"/>
          <w:highlight w:val="red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highlight w:val="red"/>
          <w:rtl w:val="0"/>
        </w:rPr>
        <w:t xml:space="preserve">Кинотеатр под открытым небом - 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Летние вечера в «Вилле Крым» могут начинаться с попкорна и заканчиваться под звездами. Кинотеатр под открытым небом - это не просто экран на площадке, а целый ритуал: удобные лежаки, пледы, ароматный чай из термоса и ощущение, что время замедлилось. Перед сеансом дети играют на детской площадке, взрослые общаются за бокалом вина, а потом все вместе погружаются в историю - под шелест листвы и мерцание звезд.</w:t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color w:val="f7f8fc"/>
          <w:sz w:val="24"/>
          <w:szCs w:val="24"/>
          <w:highlight w:val="red"/>
        </w:rPr>
      </w:pP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Здесь показывают не только блокбастеры, но и документальные фильмы и авторское кино местных режиссеров. Это не просто развлечение. Это способ быть вместе - без телефонов, без спешки, без границ.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Сцена-амфитеатр -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Амфитеатр - один из главных центров притяжения поселка. Полукруглые скамьи, естественная акустика, вид на озеро и закаты, которые сами по себе - шоу. Здесь звучит живая музыка: от джазовых вечеров до фолк-фестивалей, от детских спектаклей до поэтических чтений.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Но главное - это не площадка, а сообщество. Жители сами становятся участниками: кто-то читает стихи, кто-то выступает с гитарой, кто-то организует театральную постановку. Амфитеатр объединяет поколения: взрослое поколение, подростки, дети - все здесь становятся зрителями чего-то прекрасного и вдохновляющего.</w:t>
      </w:r>
    </w:p>
    <w:p w:rsidR="00000000" w:rsidDel="00000000" w:rsidP="00000000" w:rsidRDefault="00000000" w:rsidRPr="00000000" w14:paraId="000000ED">
      <w:pPr>
        <w:ind w:left="720" w:firstLine="0"/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rFonts w:ascii="Roboto" w:cs="Roboto" w:eastAsia="Roboto" w:hAnsi="Roboto"/>
          <w:i w:val="1"/>
          <w:iCs w:val="1"/>
          <w:highlight w:val="red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highlight w:val="red"/>
          <w:rtl w:val="0"/>
        </w:rPr>
        <w:t xml:space="preserve">Дог-зоны -</w:t>
      </w:r>
      <w:r w:rsidDel="00000000" w:rsidR="00000000" w:rsidRPr="00000000">
        <w:rPr>
          <w:rFonts w:ascii="Roboto" w:cs="Roboto" w:eastAsia="Roboto" w:hAnsi="Roboto"/>
          <w:i w:val="1"/>
          <w:iCs w:val="1"/>
          <w:highlight w:val="red"/>
          <w:rtl w:val="0"/>
        </w:rPr>
        <w:t xml:space="preserve"> 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Дог-зоны в «Вилле Крым» - это продуманные пространства для собак и их хозяев. Просторные, полностью огороженные, с зонами для активных игр (барьеры, тоннели) и тихого отдыха (тень, лежаки, миски с водой). Поверхность - безопасное резиновое покрытие, которое не нагревается летом и не скользит зимой.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sz w:val="24"/>
          <w:szCs w:val="24"/>
          <w:highlight w:val="red"/>
        </w:rPr>
      </w:pP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Здесь ваш питомец может бегать без поводка, общаться с другими собаками, социализироваться, учиться новым командам или просто валяться на солнце. А вы - спокойно общаться с другими владельцами, знать, что все безопасно, и не переживать, что ваш четвероногий друг испугается или поранится. Для щенков - отдельная зона, для крупных пород - долгожданный простор. Это не «выгул», а полноценный досуг- для Вас и Вашего питомца 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rFonts w:ascii="Roboto" w:cs="Roboto" w:eastAsia="Roboto" w:hAnsi="Roboto"/>
          <w:i w:val="1"/>
          <w:iCs w:val="1"/>
          <w:shd w:fill="cc0000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hd w:fill="cc0000" w:val="clear"/>
          <w:rtl w:val="0"/>
        </w:rPr>
        <w:t xml:space="preserve">Электрозаправки - 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shd w:fill="cc0000" w:val="clear"/>
        </w:rPr>
      </w:pPr>
      <w:r w:rsidDel="00000000" w:rsidR="00000000" w:rsidRPr="00000000">
        <w:rPr>
          <w:rFonts w:ascii="Roboto" w:cs="Roboto" w:eastAsia="Roboto" w:hAnsi="Roboto"/>
          <w:shd w:fill="cc0000" w:val="clear"/>
          <w:rtl w:val="0"/>
        </w:rPr>
        <w:t xml:space="preserve">Для тех, кто выбирает будущее уже сегодня. Электрозаправки в «Вилле Крым» поддерживают все стандарты, работают круглосуточно, имеют защиту от перегрузок и мобильное приложение для контроля заряда. Никаких очередей, никаких «не работает» - только уверенность, что ваш автомобиль всегда готов. Это не опция. Это часть жизни, которая делает ее проще и современнее.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Рестораны - </w:t>
      </w:r>
    </w:p>
    <w:p w:rsidR="00000000" w:rsidDel="00000000" w:rsidP="00000000" w:rsidRDefault="00000000" w:rsidRPr="00000000" w14:paraId="000000F7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Рестораны «Виллы Крым» - это не только про еду. Это пространства для встреч и вдохновения, для деловых встреч и уютных семейных вечеров.. Готовят из местных продуктов: рыба с Черного моря, овощи с фермерских грядок, сыр из поселковой сыроварни, изысканные вина и блюда местной и заграничной кухни.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Здесь знают ваши предпочтения и создают атмосферу, где хочется остаться подольше.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Мангальные зоны - 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Зоны барбекю в «Вилле Крым» - это не «место для шашлыка», а продуманные пространства для настоящего отдыха. Каждая зона оборудована каменными мангалами, удобной мебелью, навесами от солнца, розетками для музыки и даже раковинами для мытья овощей. Расположены они так, чтобы сохранить приватность, но при этом быть в шаговой доступности от любого дома.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sz w:val="24"/>
          <w:szCs w:val="24"/>
          <w:highlight w:val="red"/>
        </w:rPr>
      </w:pP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Здесь проходят уютные встречи с семьей, дружеские вечера с гитарой, летние ужины под звездами и даже тематические мастер-классы. Вы можете прийти со своим мясом или заказать набор в фермерской лавке коттеджного поселка - все свежее, все рядом. Главное здесь не еда, а атмосфера: смех, запах дыма, закат над водой и ощущение, что вы  наконец-то в том месте, о котором так давно мечтали.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Автомойка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Автомойка в «Вилле Крым» это не просто мойка, а ритуал ухода за автомобилем. Современное оборудование, качественные расходники, экологичные средства и внимательный персонал - всё, чтобы ваша машина сияла, а вы не тратили время на поиски «нормальной мойки за городом».</w:t>
      </w:r>
    </w:p>
    <w:p w:rsidR="00000000" w:rsidDel="00000000" w:rsidP="00000000" w:rsidRDefault="00000000" w:rsidRPr="00000000" w14:paraId="00000102">
      <w:pPr>
        <w:rPr>
          <w:color w:val="f7f8fc"/>
          <w:sz w:val="24"/>
          <w:szCs w:val="24"/>
        </w:rPr>
      </w:pPr>
      <w:r w:rsidDel="00000000" w:rsidR="00000000" w:rsidRPr="00000000">
        <w:rPr>
          <w:rtl w:val="0"/>
        </w:rPr>
        <w:t xml:space="preserve">Расположена в шаговой доступности от любого дома, работает ежедневно. Просто чисто. Просто удобно. Просто - как должно быть.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Пункты выдачи заказов -</w:t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Все, что вы заказали онлайн  уже ждет вас в шаговой доступности от дома. Пункты выдачи работают без задержек, с удобным графиком и </w:t>
      </w: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возможностью доставки прямо до вашего дома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Это экономия времени, которое вы можете потратить на то, что действительно важно - на семью, хобби и на себя.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Кофейни и пекарни -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Кофейни и пекарни «Виллы Крым» - это утренние ритуалы для души. Аромат свежей выпечки встречает вас еще у входа: круассаны с маслом, хлеб с хрустящей корочкой, пироги с крымскими ягодами. Кофе варят бариста, которые знают ваши предпочтения - с Вашего первого визита. 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Кофейни и пекарни «Виллы Крым» станут местом, где новый день начинается с приятных эмоций. Для одних - это продуктивная деловая встреча, для других - минута тишины перед рабочим днем, а для кого-то - настоящая семейная традиция.</w:t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Также в коттеджном посёлке Вилла Крым разместились салоны красоты, барбершопы и парикмахерские. В шаговой доступности, под любые запросы.</w:t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i w:val="1"/>
          <w:i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i w:val="1"/>
          <w:iCs w:val="1"/>
          <w:highlight w:val="red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highlight w:val="red"/>
          <w:rtl w:val="0"/>
        </w:rPr>
        <w:t xml:space="preserve">Сыроварня -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Сыроварня  это место притяжения гастрономической культуры «Виллы Крым». Здесь сыр делают вручную, в небольших партиях, из молока местных фермеров, с уважением к традициям и вниманием к каждой детали. Ассортимент включает как классические сорта - моцареллу, бри, сулугуни, - так и авторские эксперименты - сыры с травами Крыма,  ягодами и орехами.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color w:val="f7f8fc"/>
          <w:sz w:val="24"/>
          <w:szCs w:val="24"/>
          <w:highlight w:val="red"/>
        </w:rPr>
      </w:pP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Но главное - это не просто производство, а пространство для общения. Регулярные дегустации, мастер-классы по сыроделию, экскурсии для детей и семейные выходы «на ферму». Продукты отсюда попадают на ваш завтрак, в рестораны поселка и даже в подарочные наборы для гостей. Сыроварня напоминает: вкус - это тоже часть уютной домашней жизни.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rFonts w:ascii="Roboto" w:cs="Roboto" w:eastAsia="Roboto" w:hAnsi="Roboto"/>
          <w:i w:val="1"/>
          <w:iCs w:val="1"/>
          <w:highlight w:val="red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highlight w:val="red"/>
          <w:rtl w:val="0"/>
        </w:rPr>
        <w:t xml:space="preserve">Винодельня - 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Виноградники «Виллы Крым» расположены на солнечных склонах, где климат и почва создают идеальные условия для выращивания ягод с насыщенным вкусом. А сама винодельня - не производственное помещение, а культурное пространство посреди поселка: здесь проходят дегустации, мастер-классы по созданию собственного купажа и сезонные сборы урожая, в которых участвуют все желающие.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Это место, где рождается не просто напиток, а история. Ваша история. Вы можете прийти на экскурсию, провести романтический вечер с бокалом молодого вина или даже заказать бочонок с персональной этикеткой. Винодельня объединяет соседей, создает ритуалы и напоминает, что  лучшие моменты жизни это те, которые можно разделить с близкими и друзьями.</w:t>
      </w:r>
    </w:p>
    <w:p w:rsidR="00000000" w:rsidDel="00000000" w:rsidP="00000000" w:rsidRDefault="00000000" w:rsidRPr="00000000" w14:paraId="00000118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Озеро с прогулочной зоной - 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Озеро - сердце «Виллы Крым». Это не декоративный водоем, а полноценная зона отдыха с прогулочными аллеями и досуговыми зонами с освежающими напитками и баром. Летом здесь проходят семейные пикники, утренние йога-сессии на берегу и закатные прогулки вдоль воды.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i w:val="1"/>
          <w:iCs w:val="1"/>
          <w:color w:val="f7f8f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Но главное - оно всегда рядом. Не нужно собирать сумки и ехать за город: достаточно выйти из дома, чтобы оказаться у воды. Дети играют в песке, родители читают книгу в тени, подростки общаются с друзьями - каждый находит здесь свой ритм. Озеро делает лето длиннее, а жизнь - насыщеннее.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rFonts w:ascii="Roboto" w:cs="Roboto" w:eastAsia="Roboto" w:hAnsi="Roboto"/>
          <w:i w:val="1"/>
          <w:iCs w:val="1"/>
          <w:highlight w:val="red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highlight w:val="red"/>
          <w:rtl w:val="0"/>
        </w:rPr>
        <w:t xml:space="preserve">Трасса для квадроциклов -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highlight w:val="red"/>
        </w:rPr>
      </w:pP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Больше чем</w:t>
      </w: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 просто грунтовая дорога. Это продуманный маршрут по живописным уголкам поселка: через лесополосу, вдоль озера, мимо виноградников и парковых зон. Она спроектирована с учетом безопасности: есть зоны для новичков, маршруты средней сложности и участки для опытных гонщиков - все с профессиональным покрытием и маркировкой.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i w:val="1"/>
          <w:iCs w:val="1"/>
          <w:color w:val="f7f8fc"/>
          <w:sz w:val="24"/>
          <w:szCs w:val="24"/>
          <w:highlight w:val="red"/>
        </w:rPr>
      </w:pPr>
      <w:r w:rsidDel="00000000" w:rsidR="00000000" w:rsidRPr="00000000">
        <w:rPr>
          <w:rFonts w:ascii="Roboto" w:cs="Roboto" w:eastAsia="Roboto" w:hAnsi="Roboto"/>
          <w:highlight w:val="red"/>
          <w:rtl w:val="0"/>
        </w:rPr>
        <w:t xml:space="preserve">Здесь можно прокатиться в одиночку, чтобы «выпустить пар», или всей семьей - с инструктором и экипировкой напрокат. Для детей предусмотрены мини-квадроциклы и отдельная площадка. Это не экстрим ради адреналина - это способ почувствовать свободу..Ну и конечно же мы заботимся о комфорте жителей поселка, все квадроциклы оснащены бесшумным электродвигателем и не будут создавать дискомфорт и мешать Вашему отдыху.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Конюшня -</w:t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Конюшня в «Вилле Крым» - это полноценный центр верховой конной культуры. Здесь работают опытные инструкторы, которые подберут подходящую лошадь даже для тех, кто никогда не сидел в седле. Маршруты проложены так, чтобы вы могли насладиться видами: прогулка у озера утром, маршрут через виноградники днем или романтический закат над холмами.</w:t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i w:val="1"/>
          <w:iCs w:val="1"/>
          <w:color w:val="f7f8f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Для детей - пони-клуб и занятия по уходу за животными. Для взрослых  терапевтические верховые прогулки и даже конные Шани йога-сессии. Конюшня учит доверять, замедляться и чувствовать землю под ногами - в прямом и переносном смысле. Это не хобби. Это возвращение к себе.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Коммерческие площади -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Коммерческие помещения в «Вилле Крым» - это долгожданный шаг навстречу своей мечте и возможность встроить свой бизнес в живое, растущее сообщество. Все коммерческие площади подключены к коммуникациям, имеют отдельные входы как со стороны поселка, так и со стороны города,, парковки и высокую проходимость - ведь рядом уже живут сотни семей, а их число постоянно растет.</w:t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 можете открыть кофейню, студию красоты, пункт выдачи, магазин фермерских продуктов, автомойку или даже офис. Бизнес здесь не требует огромных вложений в маркетинг - ваши клиенты уже живут рядом. А главное - вы работаете там, где живете - без дороги, без стресса, и в окружении тех, кто оценит качество и искренность вашего бизнеса.</w:t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Мероприятия - </w:t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“Вилла Крым”  это место притяжения, место досуга, место событий. Джазовые вечера, концерты приглашенных звёзд, литературные чтения, stand-up`ы и творческие фестивали. В “Вилла Крым” Вы можете быть как в центре событий, так и спокойно отдохнуть в спокойной семейной атмосфере своего дома. 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Кнопки перелистывания слайдов</w:t>
      </w:r>
    </w:p>
    <w:p w:rsidR="00000000" w:rsidDel="00000000" w:rsidP="00000000" w:rsidRDefault="00000000" w:rsidRPr="00000000" w14:paraId="00000133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Блок 3 - Инженерные коммуникации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e06666"/>
          <w:rtl w:val="0"/>
        </w:rPr>
        <w:t xml:space="preserve">Тип - фото в шейпе, с активными кнопками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Левый верхний угол - </w:t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Основной лозунг УТП - ключевые слова </w:t>
      </w:r>
      <w:commentRangeStart w:id="42"/>
      <w:commentRangeStart w:id="43"/>
      <w:commentRangeStart w:id="44"/>
      <w:r w:rsidDel="00000000" w:rsidR="00000000" w:rsidRPr="00000000">
        <w:rPr>
          <w:rFonts w:ascii="Roboto" w:cs="Roboto" w:eastAsia="Roboto" w:hAnsi="Roboto"/>
          <w:rtl w:val="0"/>
        </w:rPr>
        <w:t xml:space="preserve">обрамляем фреймом</w:t>
      </w:r>
      <w:commentRangeEnd w:id="42"/>
      <w:r w:rsidDel="00000000" w:rsidR="00000000" w:rsidRPr="00000000">
        <w:commentReference w:id="42"/>
      </w:r>
      <w:commentRangeEnd w:id="43"/>
      <w:r w:rsidDel="00000000" w:rsidR="00000000" w:rsidRPr="00000000">
        <w:commentReference w:id="43"/>
      </w:r>
      <w:commentRangeEnd w:id="44"/>
      <w:r w:rsidDel="00000000" w:rsidR="00000000" w:rsidRPr="00000000">
        <w:commentReference w:id="4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Левый нижний угол -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Динамическое описание конкретного пункта - меняется при выборе активного пункта.</w:t>
      </w:r>
    </w:p>
    <w:p w:rsidR="00000000" w:rsidDel="00000000" w:rsidP="00000000" w:rsidRDefault="00000000" w:rsidRPr="00000000" w14:paraId="0000013D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Высокоскоростной интернет</w:t>
      </w:r>
    </w:p>
    <w:p w:rsidR="00000000" w:rsidDel="00000000" w:rsidP="00000000" w:rsidRDefault="00000000" w:rsidRPr="00000000" w14:paraId="0000013F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shd w:fill="ffd966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«Вилле Крым» вы остаетесь на связи - с миром, с работой, с близкими. Интернет работает стабильно и быстро: дети спокойно смотрят мультфильмы или проходят онлайн-уроки, вы участвуете в рабочих видеоконференциях без задержек, а вечером вся семья смотрит любимый сериал в высоком качестве. Никаких долгих загрузок  -  только быстрое, непрерывное соединение - также как в центре мегаполиса</w:t>
      </w:r>
      <w:commentRangeStart w:id="45"/>
      <w:commentRangeStart w:id="46"/>
      <w:commentRangeStart w:id="47"/>
      <w:r w:rsidDel="00000000" w:rsidR="00000000" w:rsidRPr="00000000">
        <w:rPr>
          <w:rFonts w:ascii="Roboto" w:cs="Roboto" w:eastAsia="Roboto" w:hAnsi="Roboto"/>
          <w:shd w:fill="ffd966" w:val="clear"/>
          <w:rtl w:val="0"/>
        </w:rPr>
        <w:t xml:space="preserve">, но только без его шума, сумасшедшего ритма и стресса..</w:t>
      </w:r>
      <w:commentRangeEnd w:id="45"/>
      <w:r w:rsidDel="00000000" w:rsidR="00000000" w:rsidRPr="00000000">
        <w:commentReference w:id="45"/>
      </w:r>
      <w:commentRangeEnd w:id="46"/>
      <w:r w:rsidDel="00000000" w:rsidR="00000000" w:rsidRPr="00000000">
        <w:commentReference w:id="46"/>
      </w:r>
      <w:commentRangeEnd w:id="47"/>
      <w:r w:rsidDel="00000000" w:rsidR="00000000" w:rsidRPr="00000000">
        <w:commentReference w:id="4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Асфальтированные дороги шириной 15 метров и освещение в поселке</w:t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Дороги в поселке широкие, ровные, покрытые качественным асфальтом  по всей территории. Здесь нет ям, пыли летом и грязи после дождя. Вы можете спокойно гулять с коляской, дети кататься на велосипедах, </w:t>
      </w: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а у машин есть комфортное пространство для передвижения.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Вечером улицы мягко освещаются -светом, который не режет глаза, но делает каждую прогулку безопасной. Даже поздно ночью вы чувствуете себя уверенно: все знакомо, все продумано, все под контролем.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Закрытый периметр и КПП с видеонаблюдением</w:t>
      </w:r>
    </w:p>
    <w:p w:rsidR="00000000" w:rsidDel="00000000" w:rsidP="00000000" w:rsidRDefault="00000000" w:rsidRPr="00000000" w14:paraId="00000147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«Вилла Крым» - закрытое пространство с охраняемым въездом и системой видеонаблюдения по всему периметру. Это не «зона повышенной безопасности», а гарант Вашего спокойствия. Вы знаете: дети могут гулять одни, машина стоит в безопасности, а посторонние люди не пройдут мимо КПП.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Сотрудники охраны знают жителей по лицам, а гостей - по спискам. Это не контроль. Это забота.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Центральный водопровод и автономная канализация</w:t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Вода в кране -  чистая, без запаха хлорки и ржавчины - зимой и летом, утром и ночью. А система очистки работает независимо от городских сетей: никаких неприятных запахов, перебоев или «аварий на магистрали».</w:t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color w:val="f7f8fc"/>
          <w:sz w:val="24"/>
          <w:szCs w:val="24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Вы не думаете о коммуникациях - потому что они просто работают. Так, как и должно быть.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Система газоснабжения</w:t>
      </w:r>
    </w:p>
    <w:p w:rsidR="00000000" w:rsidDel="00000000" w:rsidP="00000000" w:rsidRDefault="00000000" w:rsidRPr="00000000" w14:paraId="00000152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Газ подведен к каждому дому - надежно, безопасно, с соблюдением всех норм. Зимой в доме тепло и уютно, вода нагревается мгновенно, а на кухне вы готовите так, как профессиональный шеф-повар -  </w:t>
      </w: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на настоящем газу, с живым огнем.</w:t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Это не просто удобство. Это ощущение, что дом  по-настоящему ваш: теплый, живой, без компромиссов.</w:t>
      </w:r>
    </w:p>
    <w:p w:rsidR="00000000" w:rsidDel="00000000" w:rsidP="00000000" w:rsidRDefault="00000000" w:rsidRPr="00000000" w14:paraId="00000155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Электричество 15 квт / 380 в</w:t>
      </w:r>
    </w:p>
    <w:p w:rsidR="00000000" w:rsidDel="00000000" w:rsidP="00000000" w:rsidRDefault="00000000" w:rsidRPr="00000000" w14:paraId="00000158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Электроснабжение в «Вилле Крым» рассчитано на современную жизнь: здесь спокойно работают кондиционеры, насосы, кухонная техника, зарядка для электромобиля и мастерская в гараже. Напряжение стабильно, перебои исключены -  вы не зависите от графика нагрузок или «плановых отключений».</w:t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Ваш дом получает столько энергии, сколько нужно - без ограничений, без тревог, без «вдруг отключат».</w:t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Продуманная концепция развития участка</w:t>
      </w:r>
    </w:p>
    <w:p w:rsidR="00000000" w:rsidDel="00000000" w:rsidP="00000000" w:rsidRDefault="00000000" w:rsidRPr="00000000" w14:paraId="0000015D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«Вилле Крым» каждый участок проектируется не как пустой клочок земли, а как готовая основа для вашей жизни. Мы заранее определяем зоны под дом, гараж, баню, сад, гостевой домик и даже будущую оранжерею - так, чтобы все разместилось гармонично, без компромиссов и переделок.</w:t>
      </w:r>
    </w:p>
    <w:p w:rsidR="00000000" w:rsidDel="00000000" w:rsidP="00000000" w:rsidRDefault="00000000" w:rsidRPr="00000000" w14:paraId="0000015F">
      <w:pPr>
        <w:rPr>
          <w:rFonts w:ascii="Roboto" w:cs="Roboto" w:eastAsia="Roboto" w:hAnsi="Roboto"/>
          <w:color w:val="f7f8f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 не тратите месяцы на споры  или сожаления: «А куда теперь поставить сауну?». Все уже учтено - с учетом рельефа, инсоляции, вида из окна и ваших будущих потребностей. И это уже не просто участок, а настоящий план развития вашей жизни - от первого дня и на годы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Правая центральная часть - 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Изображение в шейпе (динамическое) - изменение формы в зависимости от выбранного пункта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Нижний правый угол - </w:t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Пункты про инженерные коммуникации поселка:</w:t>
      </w:r>
    </w:p>
    <w:p w:rsidR="00000000" w:rsidDel="00000000" w:rsidP="00000000" w:rsidRDefault="00000000" w:rsidRPr="00000000" w14:paraId="00000168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(Символ icon/ номер / название)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ind w:left="1440" w:hanging="36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активный элемент выделяется контрастным цветом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hd w:fill="f1c232" w:val="clear"/>
          <w:rtl w:val="0"/>
        </w:rPr>
        <w:t xml:space="preserve">Блок 4 - Комплексное 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e06666"/>
          <w:rtl w:val="0"/>
        </w:rPr>
        <w:t xml:space="preserve">Тип - фото/видео + текст и выбор активных элементов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Левый верхний угол - </w:t>
      </w:r>
    </w:p>
    <w:p w:rsidR="00000000" w:rsidDel="00000000" w:rsidP="00000000" w:rsidRDefault="00000000" w:rsidRPr="00000000" w14:paraId="00000171">
      <w:pPr>
        <w:numPr>
          <w:ilvl w:val="0"/>
          <w:numId w:val="3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Основной лозунг УТП - ключевые слова обрамляем фреймом</w:t>
      </w:r>
    </w:p>
    <w:p w:rsidR="00000000" w:rsidDel="00000000" w:rsidP="00000000" w:rsidRDefault="00000000" w:rsidRPr="00000000" w14:paraId="00000172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Честная цена за комплексное решение. Без скрытых доплат - все включено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Левая центральная и нижняя части -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Пункты с элементами, включенными в стоимость. Короткое текстовое название.</w:t>
      </w:r>
    </w:p>
    <w:p w:rsidR="00000000" w:rsidDel="00000000" w:rsidP="00000000" w:rsidRDefault="00000000" w:rsidRPr="00000000" w14:paraId="00000176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активный элемент выделяется контрастным цветом и фреймом теста</w:t>
      </w:r>
    </w:p>
    <w:p w:rsidR="00000000" w:rsidDel="00000000" w:rsidP="00000000" w:rsidRDefault="00000000" w:rsidRPr="00000000" w14:paraId="00000177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Дом с отделкой -</w:t>
      </w:r>
    </w:p>
    <w:p w:rsidR="00000000" w:rsidDel="00000000" w:rsidP="00000000" w:rsidRDefault="00000000" w:rsidRPr="00000000" w14:paraId="00000179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Ваш дом уже готов к жизни: чистовая отделка выполнена с вниманием к деталям, полы уложены, стены выровнены, окна и двери установлены. Остается только расставить мебель -  или даже не расставлять, если вы заказали комплектацию «под меблировку». Никаких строительных бригад, пыли и бесконечных доделок - только ключи и первый день в вашем новом доме.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Парковка (щебень) -</w:t>
      </w:r>
    </w:p>
    <w:p w:rsidR="00000000" w:rsidDel="00000000" w:rsidP="00000000" w:rsidRDefault="00000000" w:rsidRPr="00000000" w14:paraId="0000017D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Просторная парковочная зона у дома - с прочным щебневым покрытием, которое не превращается в грязь после дождя и не требует постоянного ремонта. Машина стоит рядом, в безопасности, без поисков места и тревог.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Участок от 6 соток -</w:t>
      </w:r>
    </w:p>
    <w:p w:rsidR="00000000" w:rsidDel="00000000" w:rsidP="00000000" w:rsidRDefault="00000000" w:rsidRPr="00000000" w14:paraId="00000181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Каждый участок - от 6 соток - спроектирован как полноценное пространство для жизни: место для дома, сада, зоны отдыха и будущих проектов. Он уже огорожен, размежеван и готов к обустройству - без споров с соседями и бумажной волокиты.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Подключенные свет и вода -</w:t>
      </w:r>
    </w:p>
    <w:p w:rsidR="00000000" w:rsidDel="00000000" w:rsidP="00000000" w:rsidRDefault="00000000" w:rsidRPr="00000000" w14:paraId="00000185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Электричество и вода подведены и подключены до границы участка. Конечно же с оформлением всех технических условий. Вам не нужно бегать по инстанциям, ждать согласований или платить за  дополнительные работы. Все работает с первого дня.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Забор и ворота - </w:t>
      </w:r>
    </w:p>
    <w:p w:rsidR="00000000" w:rsidDel="00000000" w:rsidP="00000000" w:rsidRDefault="00000000" w:rsidRPr="00000000" w14:paraId="00000189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Надежный красивый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забор и удобные широкие ворота установлены с первого дня.Все изготовлено из современных, долговечных материалов, в едином стиле всего поселка. Вы получаете не просто ограждение, а приватное пространство, где можно чувствовать себя спокойно и уединенно.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Юридическое сопровождение -</w:t>
      </w:r>
    </w:p>
    <w:p w:rsidR="00000000" w:rsidDel="00000000" w:rsidP="00000000" w:rsidRDefault="00000000" w:rsidRPr="00000000" w14:paraId="0000018E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От выбора и покупки дома,  до получения документов и ключей - мы берем на себя все юридическое сопровождение сделки. Проверка чистоты прав, регистрация, оформление договора - все без рисков и скрытых условий. </w:t>
      </w: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Вы просто говорите «да - я хочу этот дом», а мы делаем все остальное.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Правая часть - 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Изображение/видео 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Нижний правый угол - </w:t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Текстовое описание  - дублируем заголовок пункта + короткое описание с УТП</w:t>
      </w:r>
    </w:p>
    <w:p w:rsidR="00000000" w:rsidDel="00000000" w:rsidP="00000000" w:rsidRDefault="00000000" w:rsidRPr="00000000" w14:paraId="00000197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Дополнительно - 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i w:val="1"/>
          <w:iCs w:val="1"/>
        </w:rPr>
      </w:pPr>
      <w:commentRangeStart w:id="48"/>
      <w:commentRangeStart w:id="49"/>
      <w:commentRangeStart w:id="50"/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Подумать о дублировании кнопки “Пакетные предложения”</w:t>
      </w:r>
      <w:commentRangeEnd w:id="48"/>
      <w:r w:rsidDel="00000000" w:rsidR="00000000" w:rsidRPr="00000000">
        <w:commentReference w:id="48"/>
      </w:r>
      <w:commentRangeEnd w:id="49"/>
      <w:r w:rsidDel="00000000" w:rsidR="00000000" w:rsidRPr="00000000">
        <w:commentReference w:id="49"/>
      </w:r>
      <w:commentRangeEnd w:id="50"/>
      <w:r w:rsidDel="00000000" w:rsidR="00000000" w:rsidRPr="00000000">
        <w:commentReference w:id="50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Блок 5 - Карта социальной инфраструктуры</w:t>
      </w:r>
    </w:p>
    <w:p w:rsidR="00000000" w:rsidDel="00000000" w:rsidP="00000000" w:rsidRDefault="00000000" w:rsidRPr="00000000" w14:paraId="0000019B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Левый верхний угол - </w:t>
      </w:r>
    </w:p>
    <w:p w:rsidR="00000000" w:rsidDel="00000000" w:rsidP="00000000" w:rsidRDefault="00000000" w:rsidRPr="00000000" w14:paraId="0000019D">
      <w:pPr>
        <w:numPr>
          <w:ilvl w:val="0"/>
          <w:numId w:val="3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Основной лозунг УТП - ключевые слова обрамляем фреймом</w:t>
      </w:r>
    </w:p>
    <w:p w:rsidR="00000000" w:rsidDel="00000000" w:rsidP="00000000" w:rsidRDefault="00000000" w:rsidRPr="00000000" w14:paraId="0000019E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Керчь - место притяжения. Современная социальная инфраструктура</w:t>
      </w:r>
    </w:p>
    <w:p w:rsidR="00000000" w:rsidDel="00000000" w:rsidP="00000000" w:rsidRDefault="00000000" w:rsidRPr="00000000" w14:paraId="0000019F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Центр (левая сторона) -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Меню блок-фильтр -</w:t>
      </w:r>
    </w:p>
    <w:p w:rsidR="00000000" w:rsidDel="00000000" w:rsidP="00000000" w:rsidRDefault="00000000" w:rsidRPr="00000000" w14:paraId="000001A2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Разделы для фильтра инфраструктуры по группам/сегментам. Активный пункт выделен цветом и или фреймом/андерлайном</w:t>
      </w:r>
    </w:p>
    <w:p w:rsidR="00000000" w:rsidDel="00000000" w:rsidP="00000000" w:rsidRDefault="00000000" w:rsidRPr="00000000" w14:paraId="000001A3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39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Список инфраструктуры относящейся к разделу/фильтру</w:t>
      </w:r>
    </w:p>
    <w:p w:rsidR="00000000" w:rsidDel="00000000" w:rsidP="00000000" w:rsidRDefault="00000000" w:rsidRPr="00000000" w14:paraId="000001A5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hd w:fill="f1c232" w:val="clear"/>
          <w:rtl w:val="0"/>
        </w:rPr>
        <w:t xml:space="preserve">Образование</w:t>
      </w:r>
    </w:p>
    <w:p w:rsidR="00000000" w:rsidDel="00000000" w:rsidP="00000000" w:rsidRDefault="00000000" w:rsidRPr="00000000" w14:paraId="000001A7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Детские сады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Детский сад компенсирующего вида для детей с нарушениями зрения №46 «Солнышко»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Льва Толстого, 42</w:t>
        <w:br w:type="textWrapping"/>
        <w:t xml:space="preserve">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д/с №54 «Калина»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86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д/с №63 «Теремок»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42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Детский сад №53 «Звоночек»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  <w:br w:type="textWrapping"/>
        <w:t xml:space="preserve">ул. Льва Толстого, 68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Детский сад №48, ясли 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ул. Курортная, 11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Детский сад №5 «Алые паруса» 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ул. Орджоникидзе, 21Б (Новый, открыт в 2022 году)</w:t>
      </w:r>
    </w:p>
    <w:p w:rsidR="00000000" w:rsidDel="00000000" w:rsidP="00000000" w:rsidRDefault="00000000" w:rsidRPr="00000000" w14:paraId="000001A9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Школы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Общеобразовательная шк №13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Льва Толстого, 139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Школа-морской технический лицей им. Героя Советского Союза Б.Н. Аршинцева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пер. Юннатов, 6</w:t>
        <w:br w:type="textWrapping"/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Специализированная школа №19 с углубленным изучением английского языка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Олега Кошевого, 22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Керченский учебно-воспитательный комплекс интернат-лицей искусств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Курортная, 4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Общеобразовательная школа №28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Кавказская, 1А</w:t>
      </w:r>
    </w:p>
    <w:p w:rsidR="00000000" w:rsidDel="00000000" w:rsidP="00000000" w:rsidRDefault="00000000" w:rsidRPr="00000000" w14:paraId="000001AA">
      <w:pPr>
        <w:spacing w:after="200" w:line="276" w:lineRule="auto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Специальное/высшее образование</w:t>
        <w:br w:type="textWrapping"/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Керченский технологический техникум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2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Судомеханический техникум Керченского Государственного морского технологического университета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123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- Керченский Государственный морской технологический университет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82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hd w:fill="f1c232" w:val="clear"/>
          <w:rtl w:val="0"/>
        </w:rPr>
        <w:t xml:space="preserve">Медицина</w:t>
      </w:r>
    </w:p>
    <w:p w:rsidR="00000000" w:rsidDel="00000000" w:rsidP="00000000" w:rsidRDefault="00000000" w:rsidRPr="00000000" w14:paraId="000001AD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00" w:line="276" w:lineRule="auto"/>
        <w:rPr>
          <w:rFonts w:ascii="Calibri" w:cs="Calibri" w:eastAsia="Calibri" w:hAnsi="Calibri"/>
          <w:i w:val="1"/>
          <w:i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u w:val="single"/>
          <w:rtl w:val="0"/>
        </w:rPr>
        <w:t xml:space="preserve">ГБУЗ Керченская городская больница №3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</w:t>
        <w:br w:type="textWrapping"/>
        <w:t xml:space="preserve">- поликлиническое отделение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u w:val="single"/>
          <w:rtl w:val="0"/>
        </w:rPr>
        <w:t xml:space="preserve">Орджоникидзе, 53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br w:type="textWrapping"/>
        <w:t xml:space="preserve">- больничный городок: гастроэнтерология, пульмонология, лаборатория, реанимация 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u w:val="single"/>
          <w:rtl w:val="0"/>
        </w:rPr>
        <w:t xml:space="preserve">Парковая, 6</w:t>
      </w:r>
    </w:p>
    <w:p w:rsidR="00000000" w:rsidDel="00000000" w:rsidP="00000000" w:rsidRDefault="00000000" w:rsidRPr="00000000" w14:paraId="000001AF">
      <w:pPr>
        <w:spacing w:after="200" w:line="276" w:lineRule="auto"/>
        <w:rPr>
          <w:rFonts w:ascii="Calibri" w:cs="Calibri" w:eastAsia="Calibri" w:hAnsi="Calibri"/>
          <w:i w:val="1"/>
          <w:i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u w:val="single"/>
          <w:rtl w:val="0"/>
        </w:rPr>
        <w:t xml:space="preserve">Детская поликлиника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u w:val="single"/>
          <w:rtl w:val="0"/>
        </w:rPr>
        <w:t xml:space="preserve">Парковая, 6</w:t>
      </w:r>
    </w:p>
    <w:p w:rsidR="00000000" w:rsidDel="00000000" w:rsidP="00000000" w:rsidRDefault="00000000" w:rsidRPr="00000000" w14:paraId="000001B0">
      <w:pPr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Праймер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- лечебно-диагностический центр</w:t>
      </w:r>
    </w:p>
    <w:p w:rsidR="00000000" w:rsidDel="00000000" w:rsidP="00000000" w:rsidRDefault="00000000" w:rsidRPr="00000000" w14:paraId="000001B1">
      <w:pPr>
        <w:spacing w:after="200" w:line="276" w:lineRule="auto"/>
        <w:rPr>
          <w:rFonts w:ascii="Calibri" w:cs="Calibri" w:eastAsia="Calibri" w:hAnsi="Calibri"/>
          <w:i w:val="1"/>
          <w:iCs w:val="1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highlight w:val="white"/>
          <w:u w:val="single"/>
          <w:rtl w:val="0"/>
        </w:rPr>
        <w:t xml:space="preserve">ул. Орджоникидзе, 49/4</w:t>
      </w:r>
    </w:p>
    <w:p w:rsidR="00000000" w:rsidDel="00000000" w:rsidP="00000000" w:rsidRDefault="00000000" w:rsidRPr="00000000" w14:paraId="000001B2">
      <w:pPr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Invitro - медицинская лаборатория</w:t>
      </w:r>
    </w:p>
    <w:p w:rsidR="00000000" w:rsidDel="00000000" w:rsidP="00000000" w:rsidRDefault="00000000" w:rsidRPr="00000000" w14:paraId="000001B3">
      <w:pPr>
        <w:spacing w:after="200" w:line="276" w:lineRule="auto"/>
        <w:rPr>
          <w:rFonts w:ascii="Calibri" w:cs="Calibri" w:eastAsia="Calibri" w:hAnsi="Calibri"/>
          <w:i w:val="1"/>
          <w:iCs w:val="1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highlight w:val="white"/>
          <w:u w:val="single"/>
          <w:rtl w:val="0"/>
        </w:rPr>
        <w:t xml:space="preserve">ул. Орджоникидзе, 49/4</w:t>
      </w:r>
    </w:p>
    <w:p w:rsidR="00000000" w:rsidDel="00000000" w:rsidP="00000000" w:rsidRDefault="00000000" w:rsidRPr="00000000" w14:paraId="000001B4">
      <w:pPr>
        <w:spacing w:after="200" w:line="276" w:lineRule="auto"/>
        <w:rPr>
          <w:rFonts w:ascii="Calibri" w:cs="Calibri" w:eastAsia="Calibri" w:hAnsi="Calibri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hd w:fill="f1c232" w:val="clear"/>
          <w:rtl w:val="0"/>
        </w:rPr>
        <w:t xml:space="preserve">Финансы</w:t>
      </w:r>
    </w:p>
    <w:p w:rsidR="00000000" w:rsidDel="00000000" w:rsidP="00000000" w:rsidRDefault="00000000" w:rsidRPr="00000000" w14:paraId="000001B7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Офис банка ВТБ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 43/12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Офис банка Россия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47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Офис банка ПСБ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Советская, ул.20</w:t>
      </w:r>
    </w:p>
    <w:p w:rsidR="00000000" w:rsidDel="00000000" w:rsidP="00000000" w:rsidRDefault="00000000" w:rsidRPr="00000000" w14:paraId="000001B9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-Офис банка Сбербанк</w:t>
      </w:r>
    </w:p>
    <w:p w:rsidR="00000000" w:rsidDel="00000000" w:rsidP="00000000" w:rsidRDefault="00000000" w:rsidRPr="00000000" w14:paraId="000001BA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ул. Маршала Ерёменко, 9/1</w:t>
      </w:r>
    </w:p>
    <w:p w:rsidR="00000000" w:rsidDel="00000000" w:rsidP="00000000" w:rsidRDefault="00000000" w:rsidRPr="00000000" w14:paraId="000001BB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hd w:fill="f1c232" w:val="clear"/>
          <w:rtl w:val="0"/>
        </w:rPr>
        <w:t xml:space="preserve">Еда </w:t>
      </w:r>
    </w:p>
    <w:p w:rsidR="00000000" w:rsidDel="00000000" w:rsidP="00000000" w:rsidRDefault="00000000" w:rsidRPr="00000000" w14:paraId="000001BF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Кафе 43/12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43/12</w:t>
        <w:br w:type="textWrapping"/>
        <w:t xml:space="preserve">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Акватория (пиццерия)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Нестерова, 10</w:t>
        <w:br w:type="textWrapping"/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Aurora – банкетный зал, LETKA- караоке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32</w:t>
      </w:r>
    </w:p>
    <w:p w:rsidR="00000000" w:rsidDel="00000000" w:rsidP="00000000" w:rsidRDefault="00000000" w:rsidRPr="00000000" w14:paraId="000001C1">
      <w:pPr>
        <w:spacing w:after="200" w:line="276" w:lineRule="auto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- </w:t>
      </w:r>
      <w:hyperlink r:id="rId9">
        <w:r w:rsidDel="00000000" w:rsidR="00000000" w:rsidRPr="00000000">
          <w:rPr>
            <w:sz w:val="20"/>
            <w:szCs w:val="20"/>
            <w:highlight w:val="white"/>
            <w:rtl w:val="0"/>
          </w:rPr>
          <w:t xml:space="preserve">Капучино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Переулок Димитрова, 4</w:t>
      </w:r>
    </w:p>
    <w:p w:rsidR="00000000" w:rsidDel="00000000" w:rsidP="00000000" w:rsidRDefault="00000000" w:rsidRPr="00000000" w14:paraId="000001C3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Папа Гриль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Победы, 15А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Grill Masters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90</w:t>
      </w:r>
    </w:p>
    <w:p w:rsidR="00000000" w:rsidDel="00000000" w:rsidP="00000000" w:rsidRDefault="00000000" w:rsidRPr="00000000" w14:paraId="000001C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Инки</w:t>
      </w:r>
    </w:p>
    <w:p w:rsidR="00000000" w:rsidDel="00000000" w:rsidP="00000000" w:rsidRDefault="00000000" w:rsidRPr="00000000" w14:paraId="000001C5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Кооперативный переулок, 3</w:t>
      </w:r>
    </w:p>
    <w:p w:rsidR="00000000" w:rsidDel="00000000" w:rsidP="00000000" w:rsidRDefault="00000000" w:rsidRPr="00000000" w14:paraId="000001C6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Изуми (роллы)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17А</w:t>
      </w:r>
    </w:p>
    <w:p w:rsidR="00000000" w:rsidDel="00000000" w:rsidP="00000000" w:rsidRDefault="00000000" w:rsidRPr="00000000" w14:paraId="000001C7">
      <w:pPr>
        <w:spacing w:after="200" w:line="276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-Вкус жизни</w:t>
      </w:r>
    </w:p>
    <w:p w:rsidR="00000000" w:rsidDel="00000000" w:rsidP="00000000" w:rsidRDefault="00000000" w:rsidRPr="00000000" w14:paraId="000001C8">
      <w:pPr>
        <w:spacing w:after="200" w:line="276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Айвазовского, 7</w:t>
      </w:r>
    </w:p>
    <w:p w:rsidR="00000000" w:rsidDel="00000000" w:rsidP="00000000" w:rsidRDefault="00000000" w:rsidRPr="00000000" w14:paraId="000001C9">
      <w:pPr>
        <w:spacing w:after="200" w:line="276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hd w:fill="f1c232" w:val="clear"/>
          <w:rtl w:val="0"/>
        </w:rPr>
        <w:t xml:space="preserve">Спорт</w:t>
      </w:r>
    </w:p>
    <w:p w:rsidR="00000000" w:rsidDel="00000000" w:rsidP="00000000" w:rsidRDefault="00000000" w:rsidRPr="00000000" w14:paraId="000001CD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00" w:line="276" w:lineRule="auto"/>
        <w:rPr>
          <w:rFonts w:ascii="Calibri" w:cs="Calibri" w:eastAsia="Calibri" w:hAnsi="Calibri"/>
          <w:i w:val="1"/>
          <w:iCs w:val="1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GO!Sport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41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Айспорт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Курортная, 9/2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Дворец спорта «Судостроитель» (детские бюджетные секции, свежий ремонт)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86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Кентавр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Архитектурная, 8А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00" w:line="276" w:lineRule="auto"/>
        <w:rPr>
          <w:rFonts w:ascii="Calibri" w:cs="Calibri" w:eastAsia="Calibri" w:hAnsi="Calibri"/>
          <w:i w:val="1"/>
          <w:iCs w:val="1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4"/>
          <w:szCs w:val="14"/>
          <w:rtl w:val="0"/>
        </w:rPr>
        <w:t xml:space="preserve">-</w:t>
      </w:r>
      <w:hyperlink r:id="rId10">
        <w:r w:rsidDel="00000000" w:rsidR="00000000" w:rsidRPr="00000000">
          <w:rPr>
            <w:rFonts w:ascii="Calibri" w:cs="Calibri" w:eastAsia="Calibri" w:hAnsi="Calibri"/>
            <w:i w:val="1"/>
            <w:iCs w:val="1"/>
            <w:highlight w:val="white"/>
            <w:rtl w:val="0"/>
          </w:rPr>
          <w:t xml:space="preserve">ГБУ ДО РК спортивная школа №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0" w:line="276" w:lineRule="auto"/>
        <w:rPr>
          <w:rFonts w:ascii="Calibri" w:cs="Calibri" w:eastAsia="Calibri" w:hAnsi="Calibri"/>
          <w:i w:val="1"/>
          <w:iCs w:val="1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ул. Орджоникидзе, 21a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hd w:fill="f1c232" w:val="clear"/>
          <w:rtl w:val="0"/>
        </w:rPr>
        <w:t xml:space="preserve">Красота и уход</w:t>
      </w:r>
    </w:p>
    <w:p w:rsidR="00000000" w:rsidDel="00000000" w:rsidP="00000000" w:rsidRDefault="00000000" w:rsidRPr="00000000" w14:paraId="000001D2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Лак&amp;Мусс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49/4</w:t>
        <w:br w:type="textWrapping"/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- </w:t>
      </w:r>
      <w:hyperlink r:id="rId11">
        <w:r w:rsidDel="00000000" w:rsidR="00000000" w:rsidRPr="00000000">
          <w:rPr>
            <w:rFonts w:ascii="Calibri" w:cs="Calibri" w:eastAsia="Calibri" w:hAnsi="Calibri"/>
            <w:highlight w:val="white"/>
            <w:rtl w:val="0"/>
          </w:rPr>
          <w:t xml:space="preserve">Салон красоты Мак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Блюхера 3/1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Sirelis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Цибизова, 15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- Leto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17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- Manic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Орджоникидзе, 7</w:t>
      </w:r>
    </w:p>
    <w:p w:rsidR="00000000" w:rsidDel="00000000" w:rsidP="00000000" w:rsidRDefault="00000000" w:rsidRPr="00000000" w14:paraId="000001D4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-Не Кудри</w:t>
      </w:r>
    </w:p>
    <w:p w:rsidR="00000000" w:rsidDel="00000000" w:rsidP="00000000" w:rsidRDefault="00000000" w:rsidRPr="00000000" w14:paraId="000001D6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i w:val="1"/>
          <w:iCs w:val="1"/>
          <w:sz w:val="21"/>
          <w:szCs w:val="21"/>
          <w:highlight w:val="white"/>
          <w:rtl w:val="0"/>
        </w:rPr>
        <w:t xml:space="preserve">л. Курсантов, 20 •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hd w:fill="f1c232" w:val="clear"/>
          <w:rtl w:val="0"/>
        </w:rPr>
        <w:t xml:space="preserve">Транспорт</w:t>
      </w:r>
    </w:p>
    <w:p w:rsidR="00000000" w:rsidDel="00000000" w:rsidP="00000000" w:rsidRDefault="00000000" w:rsidRPr="00000000" w14:paraId="000001DB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00" w:line="276" w:lineRule="auto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Ближайшая остановка – Управление ЖРК 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Ул. Орджоникидзе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Станция Керчь-Южная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Шоссе Героев Сталинграда, 63А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ж/д вокзал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Привокзальная площадь, 3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Автовокзал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Маршала Ерёменко, 30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Ближайший аэропорт – Витязево, Анапа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hd w:fill="f1c232" w:val="clear"/>
          <w:rtl w:val="0"/>
        </w:rPr>
        <w:t xml:space="preserve">Досуг</w:t>
      </w:r>
    </w:p>
    <w:p w:rsidR="00000000" w:rsidDel="00000000" w:rsidP="00000000" w:rsidRDefault="00000000" w:rsidRPr="00000000" w14:paraId="000001DF">
      <w:pPr>
        <w:ind w:left="720" w:firstLine="0"/>
        <w:rPr>
          <w:rFonts w:ascii="Roboto" w:cs="Roboto" w:eastAsia="Roboto" w:hAnsi="Roboto"/>
          <w:i w:val="1"/>
          <w:i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парк Молодежный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Парковая, 1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городской пляж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Аршинцевская коса</w:t>
        <w:br w:type="textWrapping"/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боулинг «Алекс»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пер. Харьковский, 1</w:t>
        <w:br w:type="textWrapping"/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ночной клуб BROOKLYN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Черноморская, 2А</w:t>
        <w:br w:type="textWrapping"/>
      </w:r>
    </w:p>
    <w:p w:rsidR="00000000" w:rsidDel="00000000" w:rsidP="00000000" w:rsidRDefault="00000000" w:rsidRPr="00000000" w14:paraId="000001E1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bookmarkStart w:colFirst="0" w:colLast="0" w:name="_8c1ucfbbmn14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fd966" w:val="clear"/>
          <w:rtl w:val="0"/>
        </w:rPr>
        <w:t xml:space="preserve">Дополнительно в городе есть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мобильная служба заботы (волонтёры, транспортировка инвалидов, уход)</w:t>
        <w:br w:type="textWrapping"/>
        <w:t xml:space="preserve">- доставка продуктов + сервис доставки «Крым еда»</w:t>
        <w:br w:type="textWrapping"/>
        <w:t xml:space="preserve">- курьеры банка Тинькоф, (офис Сбера – один, ул. Еременко, 9/1)</w:t>
        <w:br w:type="textWrapping"/>
        <w:t xml:space="preserve">- организации военно-патриотического воспитания</w:t>
        <w:br w:type="textWrapping"/>
        <w:t xml:space="preserve">- творческие школы, студии, мастерские, как детские, так и взрослые</w:t>
        <w:br w:type="textWrapping"/>
        <w:t xml:space="preserve">- эко-отели и базы отдыха</w:t>
        <w:br w:type="textWrapping"/>
        <w:t xml:space="preserve">- женские клубы по интересам</w:t>
        <w:br w:type="textWrapping"/>
        <w:t xml:space="preserve">- курсы переквалификации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Референс - </w:t>
      </w:r>
      <w:hyperlink r:id="rId12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u w:val="single"/>
            <w:rtl w:val="0"/>
          </w:rPr>
          <w:t xml:space="preserve">https://ecopark-krym.ru/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 , но надо допиливать под наши нужды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0" w:firstLine="0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Блок 6 - Мастерплан</w:t>
      </w:r>
    </w:p>
    <w:p w:rsidR="00000000" w:rsidDel="00000000" w:rsidP="00000000" w:rsidRDefault="00000000" w:rsidRPr="00000000" w14:paraId="000001EA">
      <w:pPr>
        <w:ind w:left="0" w:firstLine="0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Левый верхний угол - </w:t>
      </w:r>
    </w:p>
    <w:p w:rsidR="00000000" w:rsidDel="00000000" w:rsidP="00000000" w:rsidRDefault="00000000" w:rsidRPr="00000000" w14:paraId="000001EC">
      <w:pPr>
        <w:numPr>
          <w:ilvl w:val="0"/>
          <w:numId w:val="3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Основное описание - ключевые слова обрамляем фреймом</w:t>
      </w:r>
    </w:p>
    <w:p w:rsidR="00000000" w:rsidDel="00000000" w:rsidP="00000000" w:rsidRDefault="00000000" w:rsidRPr="00000000" w14:paraId="000001ED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Мастерплан коттеджного поселка “Вилла Крым” - Успей выбрать дом мечты</w:t>
      </w:r>
    </w:p>
    <w:p w:rsidR="00000000" w:rsidDel="00000000" w:rsidP="00000000" w:rsidRDefault="00000000" w:rsidRPr="00000000" w14:paraId="000001EE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Центр (левая сторона) -</w:t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Список очередей и количество домов в очереди</w:t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Первая очередь - 74 дома / 7 продано</w:t>
      </w:r>
    </w:p>
    <w:p w:rsidR="00000000" w:rsidDel="00000000" w:rsidP="00000000" w:rsidRDefault="00000000" w:rsidRPr="00000000" w14:paraId="000001F3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Вторая очередь</w:t>
      </w:r>
    </w:p>
    <w:p w:rsidR="00000000" w:rsidDel="00000000" w:rsidP="00000000" w:rsidRDefault="00000000" w:rsidRPr="00000000" w14:paraId="000001F5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Третья очередь</w:t>
      </w:r>
    </w:p>
    <w:p w:rsidR="00000000" w:rsidDel="00000000" w:rsidP="00000000" w:rsidRDefault="00000000" w:rsidRPr="00000000" w14:paraId="000001F7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Четвертая очередь</w:t>
      </w:r>
    </w:p>
    <w:p w:rsidR="00000000" w:rsidDel="00000000" w:rsidP="00000000" w:rsidRDefault="00000000" w:rsidRPr="00000000" w14:paraId="000001F9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Пятая очередь</w:t>
      </w:r>
    </w:p>
    <w:p w:rsidR="00000000" w:rsidDel="00000000" w:rsidP="00000000" w:rsidRDefault="00000000" w:rsidRPr="00000000" w14:paraId="000001FB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Шестая очередь</w:t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Седьмая очередь</w:t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Восьмая очередь</w:t>
      </w:r>
    </w:p>
    <w:p w:rsidR="00000000" w:rsidDel="00000000" w:rsidP="00000000" w:rsidRDefault="00000000" w:rsidRPr="00000000" w14:paraId="00000201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50"/>
        </w:numPr>
        <w:ind w:left="720" w:hanging="36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Для первой очереди указываем и количество проданных домов</w:t>
      </w:r>
    </w:p>
    <w:p w:rsidR="00000000" w:rsidDel="00000000" w:rsidP="00000000" w:rsidRDefault="00000000" w:rsidRPr="00000000" w14:paraId="00000203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Правая часть - </w:t>
      </w:r>
    </w:p>
    <w:p w:rsidR="00000000" w:rsidDel="00000000" w:rsidP="00000000" w:rsidRDefault="00000000" w:rsidRPr="00000000" w14:paraId="00000205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47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Изображение с мастерпланом</w:t>
      </w:r>
    </w:p>
    <w:p w:rsidR="00000000" w:rsidDel="00000000" w:rsidP="00000000" w:rsidRDefault="00000000" w:rsidRPr="00000000" w14:paraId="00000207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0" w:firstLine="0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Блок 7 - Проекты КПВК - Модульные дома</w:t>
      </w:r>
    </w:p>
    <w:p w:rsidR="00000000" w:rsidDel="00000000" w:rsidP="00000000" w:rsidRDefault="00000000" w:rsidRPr="00000000" w14:paraId="0000020A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Левый верхний угол - </w:t>
      </w:r>
    </w:p>
    <w:p w:rsidR="00000000" w:rsidDel="00000000" w:rsidP="00000000" w:rsidRDefault="00000000" w:rsidRPr="00000000" w14:paraId="0000020C">
      <w:pPr>
        <w:numPr>
          <w:ilvl w:val="0"/>
          <w:numId w:val="3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Основное описание-УТП - ключевые слова обрамляем фреймом</w:t>
      </w:r>
    </w:p>
    <w:p w:rsidR="00000000" w:rsidDel="00000000" w:rsidP="00000000" w:rsidRDefault="00000000" w:rsidRPr="00000000" w14:paraId="0000020D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Проекты собранные для всех сценариев жизни</w:t>
      </w:r>
    </w:p>
    <w:p w:rsidR="00000000" w:rsidDel="00000000" w:rsidP="00000000" w:rsidRDefault="00000000" w:rsidRPr="00000000" w14:paraId="0000020E">
      <w:pPr>
        <w:ind w:left="720" w:firstLine="0"/>
        <w:rPr>
          <w:rFonts w:ascii="Roboto" w:cs="Roboto" w:eastAsia="Roboto" w:hAnsi="Roboto"/>
          <w:i w:val="1"/>
          <w:iCs w:val="1"/>
        </w:rPr>
      </w:pPr>
      <w:commentRangeStart w:id="51"/>
      <w:commentRangeStart w:id="52"/>
      <w:commentRangeStart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Правый верхний угол -</w:t>
      </w:r>
    </w:p>
    <w:p w:rsidR="00000000" w:rsidDel="00000000" w:rsidP="00000000" w:rsidRDefault="00000000" w:rsidRPr="00000000" w14:paraId="00000210">
      <w:pPr>
        <w:numPr>
          <w:ilvl w:val="0"/>
          <w:numId w:val="1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Логотип застройщика модульных домов Modul Dom Юг</w:t>
      </w:r>
    </w:p>
    <w:p w:rsidR="00000000" w:rsidDel="00000000" w:rsidP="00000000" w:rsidRDefault="00000000" w:rsidRPr="00000000" w14:paraId="00000211">
      <w:pPr>
        <w:numPr>
          <w:ilvl w:val="0"/>
          <w:numId w:val="1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Информация о застройщике модульных домов МОДУЛЬ ДОМ ЮГ  </w:t>
      </w:r>
      <w:commentRangeEnd w:id="51"/>
      <w:r w:rsidDel="00000000" w:rsidR="00000000" w:rsidRPr="00000000">
        <w:commentReference w:id="51"/>
      </w:r>
      <w:commentRangeEnd w:id="52"/>
      <w:r w:rsidDel="00000000" w:rsidR="00000000" w:rsidRPr="00000000">
        <w:commentReference w:id="52"/>
      </w:r>
      <w:commentRangeEnd w:id="53"/>
      <w:r w:rsidDel="00000000" w:rsidR="00000000" w:rsidRPr="00000000">
        <w:commentReference w:id="5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Модуль Дом Юг - официальный застройщик КП “Вилла Крым” по направлению “Модульно-каркасные дома”. Фраза “Модульно-каркасные дома”. - контрастнее, большим шрифтом.</w:t>
      </w:r>
    </w:p>
    <w:p w:rsidR="00000000" w:rsidDel="00000000" w:rsidP="00000000" w:rsidRDefault="00000000" w:rsidRPr="00000000" w14:paraId="00000214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Центральный экран - </w:t>
      </w:r>
    </w:p>
    <w:p w:rsidR="00000000" w:rsidDel="00000000" w:rsidP="00000000" w:rsidRDefault="00000000" w:rsidRPr="00000000" w14:paraId="00000216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45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Карточки проектов (ходовых) - 6 штук + 1 закрывашка</w:t>
      </w:r>
    </w:p>
    <w:p w:rsidR="00000000" w:rsidDel="00000000" w:rsidP="00000000" w:rsidRDefault="00000000" w:rsidRPr="00000000" w14:paraId="00000218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Карточка проекта</w:t>
      </w:r>
    </w:p>
    <w:p w:rsidR="00000000" w:rsidDel="00000000" w:rsidP="00000000" w:rsidRDefault="00000000" w:rsidRPr="00000000" w14:paraId="0000021A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2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Шейп</w:t>
      </w:r>
    </w:p>
    <w:p w:rsidR="00000000" w:rsidDel="00000000" w:rsidP="00000000" w:rsidRDefault="00000000" w:rsidRPr="00000000" w14:paraId="0000021C">
      <w:pPr>
        <w:numPr>
          <w:ilvl w:val="0"/>
          <w:numId w:val="2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Значок -символ для указания количества человек на которое рассчитан дом</w:t>
      </w:r>
    </w:p>
    <w:p w:rsidR="00000000" w:rsidDel="00000000" w:rsidP="00000000" w:rsidRDefault="00000000" w:rsidRPr="00000000" w14:paraId="0000021D">
      <w:pPr>
        <w:numPr>
          <w:ilvl w:val="0"/>
          <w:numId w:val="2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Изображение дома (фон + фото выходящее за рамки фона)</w:t>
      </w:r>
    </w:p>
    <w:p w:rsidR="00000000" w:rsidDel="00000000" w:rsidP="00000000" w:rsidRDefault="00000000" w:rsidRPr="00000000" w14:paraId="0000021E">
      <w:pPr>
        <w:numPr>
          <w:ilvl w:val="0"/>
          <w:numId w:val="2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Блок с ценами - тарифные пакеты-предложения</w:t>
      </w:r>
    </w:p>
    <w:p w:rsidR="00000000" w:rsidDel="00000000" w:rsidP="00000000" w:rsidRDefault="00000000" w:rsidRPr="00000000" w14:paraId="0000021F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Базовый - </w:t>
      </w:r>
    </w:p>
    <w:p w:rsidR="00000000" w:rsidDel="00000000" w:rsidP="00000000" w:rsidRDefault="00000000" w:rsidRPr="00000000" w14:paraId="00000221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Комфортный - </w:t>
      </w:r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Максимальный - </w:t>
      </w:r>
    </w:p>
    <w:p w:rsidR="00000000" w:rsidDel="00000000" w:rsidP="00000000" w:rsidRDefault="00000000" w:rsidRPr="00000000" w14:paraId="0000022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4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Модель - LITE 25+5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hyperlink r:id="rId13">
        <w:r w:rsidDel="00000000" w:rsidR="00000000" w:rsidRPr="00000000">
          <w:rPr>
            <w:rFonts w:ascii="Roboto" w:cs="Roboto" w:eastAsia="Roboto" w:hAnsi="Roboto"/>
            <w:color w:val="0000ee"/>
            <w:u w:val="single"/>
            <w:shd w:fill="ff9900" w:val="clear"/>
            <w:rtl w:val="0"/>
          </w:rPr>
          <w:t xml:space="preserve">NBP - lite25+5.png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Базовый - </w:t>
      </w:r>
    </w:p>
    <w:p w:rsidR="00000000" w:rsidDel="00000000" w:rsidP="00000000" w:rsidRDefault="00000000" w:rsidRPr="00000000" w14:paraId="0000022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Комфортный - </w:t>
      </w:r>
    </w:p>
    <w:p w:rsidR="00000000" w:rsidDel="00000000" w:rsidP="00000000" w:rsidRDefault="00000000" w:rsidRPr="00000000" w14:paraId="0000022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Максимальный - </w:t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4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Модель -  LITE 42 </w:t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Базовый - </w:t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Комфортный - </w:t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Максимальный - </w:t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4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Модель - LITE 60</w:t>
      </w:r>
    </w:p>
    <w:p w:rsidR="00000000" w:rsidDel="00000000" w:rsidP="00000000" w:rsidRDefault="00000000" w:rsidRPr="00000000" w14:paraId="00000237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Базовый - </w:t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Комфортный - </w:t>
      </w:r>
    </w:p>
    <w:p w:rsidR="00000000" w:rsidDel="00000000" w:rsidP="00000000" w:rsidRDefault="00000000" w:rsidRPr="00000000" w14:paraId="0000023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Максимальный - </w:t>
      </w:r>
    </w:p>
    <w:p w:rsidR="00000000" w:rsidDel="00000000" w:rsidP="00000000" w:rsidRDefault="00000000" w:rsidRPr="00000000" w14:paraId="0000023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4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Модель - SCANDY 72</w:t>
      </w:r>
    </w:p>
    <w:p w:rsidR="00000000" w:rsidDel="00000000" w:rsidP="00000000" w:rsidRDefault="00000000" w:rsidRPr="00000000" w14:paraId="0000023F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Базовый - </w:t>
      </w:r>
    </w:p>
    <w:p w:rsidR="00000000" w:rsidDel="00000000" w:rsidP="00000000" w:rsidRDefault="00000000" w:rsidRPr="00000000" w14:paraId="0000024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Комфортный - </w:t>
      </w:r>
    </w:p>
    <w:p w:rsidR="00000000" w:rsidDel="00000000" w:rsidP="00000000" w:rsidRDefault="00000000" w:rsidRPr="00000000" w14:paraId="0000024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Максимальный - </w:t>
      </w:r>
    </w:p>
    <w:p w:rsidR="00000000" w:rsidDel="00000000" w:rsidP="00000000" w:rsidRDefault="00000000" w:rsidRPr="00000000" w14:paraId="0000024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4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Модель - CANYON 72 </w:t>
      </w:r>
      <w:hyperlink r:id="rId14">
        <w:r w:rsidDel="00000000" w:rsidR="00000000" w:rsidRPr="00000000">
          <w:rPr>
            <w:rFonts w:ascii="Roboto" w:cs="Roboto" w:eastAsia="Roboto" w:hAnsi="Roboto"/>
            <w:color w:val="0000ee"/>
            <w:u w:val="single"/>
            <w:shd w:fill="e69138" w:val="clear"/>
            <w:rtl w:val="0"/>
          </w:rPr>
          <w:t xml:space="preserve">NBP - canyon 72.png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Базовый - </w:t>
      </w:r>
    </w:p>
    <w:p w:rsidR="00000000" w:rsidDel="00000000" w:rsidP="00000000" w:rsidRDefault="00000000" w:rsidRPr="00000000" w14:paraId="0000024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Комфортный - </w:t>
      </w:r>
    </w:p>
    <w:p w:rsidR="00000000" w:rsidDel="00000000" w:rsidP="00000000" w:rsidRDefault="00000000" w:rsidRPr="00000000" w14:paraId="0000024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Максимальный - </w:t>
      </w:r>
    </w:p>
    <w:p w:rsidR="00000000" w:rsidDel="00000000" w:rsidP="00000000" w:rsidRDefault="00000000" w:rsidRPr="00000000" w14:paraId="0000024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4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Модель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NORWAY 144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e69138" w:val="clear"/>
          <w:rtl w:val="0"/>
        </w:rPr>
        <w:t xml:space="preserve"> </w:t>
      </w:r>
      <w:hyperlink r:id="rId15">
        <w:r w:rsidDel="00000000" w:rsidR="00000000" w:rsidRPr="00000000">
          <w:rPr>
            <w:rFonts w:ascii="Roboto" w:cs="Roboto" w:eastAsia="Roboto" w:hAnsi="Roboto"/>
            <w:color w:val="0000ee"/>
            <w:sz w:val="24"/>
            <w:szCs w:val="24"/>
            <w:u w:val="single"/>
            <w:shd w:fill="e69138" w:val="clear"/>
            <w:rtl w:val="0"/>
          </w:rPr>
          <w:t xml:space="preserve">NBP - norway 144.png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Базовый - </w:t>
      </w:r>
    </w:p>
    <w:p w:rsidR="00000000" w:rsidDel="00000000" w:rsidP="00000000" w:rsidRDefault="00000000" w:rsidRPr="00000000" w14:paraId="0000025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Комфортный - </w:t>
      </w:r>
    </w:p>
    <w:p w:rsidR="00000000" w:rsidDel="00000000" w:rsidP="00000000" w:rsidRDefault="00000000" w:rsidRPr="00000000" w14:paraId="0000025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Максимальный - </w:t>
      </w:r>
    </w:p>
    <w:p w:rsidR="00000000" w:rsidDel="00000000" w:rsidP="00000000" w:rsidRDefault="00000000" w:rsidRPr="00000000" w14:paraId="00000255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29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Закрывашка - шейп с большим текстом CTA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Посмотреть 39+ дополнительных проектов (редирект на сайт МДЮ)</w:t>
      </w:r>
    </w:p>
    <w:p w:rsidR="00000000" w:rsidDel="00000000" w:rsidP="00000000" w:rsidRDefault="00000000" w:rsidRPr="00000000" w14:paraId="00000258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Блок 8 - Проекты КПВК - Каменные </w:t>
      </w:r>
    </w:p>
    <w:p w:rsidR="00000000" w:rsidDel="00000000" w:rsidP="00000000" w:rsidRDefault="00000000" w:rsidRPr="00000000" w14:paraId="0000025A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(фон контрастный по отношению к Блоку 7)</w:t>
      </w:r>
    </w:p>
    <w:p w:rsidR="00000000" w:rsidDel="00000000" w:rsidP="00000000" w:rsidRDefault="00000000" w:rsidRPr="00000000" w14:paraId="0000025B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Левый верхний угол - </w:t>
      </w:r>
    </w:p>
    <w:p w:rsidR="00000000" w:rsidDel="00000000" w:rsidP="00000000" w:rsidRDefault="00000000" w:rsidRPr="00000000" w14:paraId="0000025D">
      <w:pPr>
        <w:numPr>
          <w:ilvl w:val="0"/>
          <w:numId w:val="3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Основное описание-УТП - ключевые слова обрамляем фреймом</w:t>
      </w:r>
    </w:p>
    <w:p w:rsidR="00000000" w:rsidDel="00000000" w:rsidP="00000000" w:rsidRDefault="00000000" w:rsidRPr="00000000" w14:paraId="0000025E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Проекты собранные для всех сценариев жизни</w:t>
      </w:r>
    </w:p>
    <w:p w:rsidR="00000000" w:rsidDel="00000000" w:rsidP="00000000" w:rsidRDefault="00000000" w:rsidRPr="00000000" w14:paraId="0000025F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Правый верхний угол -</w:t>
      </w:r>
    </w:p>
    <w:p w:rsidR="00000000" w:rsidDel="00000000" w:rsidP="00000000" w:rsidRDefault="00000000" w:rsidRPr="00000000" w14:paraId="00000261">
      <w:pPr>
        <w:numPr>
          <w:ilvl w:val="0"/>
          <w:numId w:val="18"/>
        </w:numPr>
        <w:ind w:left="720" w:hanging="360"/>
        <w:rPr>
          <w:rFonts w:ascii="Roboto" w:cs="Roboto" w:eastAsia="Roboto" w:hAnsi="Roboto"/>
        </w:rPr>
      </w:pPr>
      <w:commentRangeStart w:id="54"/>
      <w:commentRangeStart w:id="55"/>
      <w:commentRangeStart w:id="56"/>
      <w:r w:rsidDel="00000000" w:rsidR="00000000" w:rsidRPr="00000000">
        <w:rPr>
          <w:rFonts w:ascii="Roboto" w:cs="Roboto" w:eastAsia="Roboto" w:hAnsi="Roboto"/>
          <w:rtl w:val="0"/>
        </w:rPr>
        <w:t xml:space="preserve">Логотип застройщика модульных домов Стройград Юг</w:t>
      </w:r>
    </w:p>
    <w:p w:rsidR="00000000" w:rsidDel="00000000" w:rsidP="00000000" w:rsidRDefault="00000000" w:rsidRPr="00000000" w14:paraId="00000262">
      <w:pPr>
        <w:numPr>
          <w:ilvl w:val="0"/>
          <w:numId w:val="1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Информация о застройщике каменных домов Стройград Юг  </w:t>
      </w:r>
      <w:commentRangeEnd w:id="54"/>
      <w:r w:rsidDel="00000000" w:rsidR="00000000" w:rsidRPr="00000000">
        <w:commentReference w:id="54"/>
      </w:r>
      <w:commentRangeEnd w:id="55"/>
      <w:r w:rsidDel="00000000" w:rsidR="00000000" w:rsidRPr="00000000">
        <w:commentReference w:id="55"/>
      </w:r>
      <w:commentRangeEnd w:id="56"/>
      <w:r w:rsidDel="00000000" w:rsidR="00000000" w:rsidRPr="00000000">
        <w:commentReference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Стройград Юг - официальный застройщик КП “Вилла Крым” по направлению “Каменные дома”. Фраза “Каменные дома”. - контрастнее, большим шрифтом.</w:t>
      </w:r>
    </w:p>
    <w:p w:rsidR="00000000" w:rsidDel="00000000" w:rsidP="00000000" w:rsidRDefault="00000000" w:rsidRPr="00000000" w14:paraId="00000265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Центральный экран - </w:t>
      </w:r>
    </w:p>
    <w:p w:rsidR="00000000" w:rsidDel="00000000" w:rsidP="00000000" w:rsidRDefault="00000000" w:rsidRPr="00000000" w14:paraId="0000026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45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Карточки проектов (ходовых) - 6 штук + 1 закрывашка</w:t>
      </w:r>
    </w:p>
    <w:p w:rsidR="00000000" w:rsidDel="00000000" w:rsidP="00000000" w:rsidRDefault="00000000" w:rsidRPr="00000000" w14:paraId="00000269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Карточка проекта</w:t>
      </w:r>
    </w:p>
    <w:p w:rsidR="00000000" w:rsidDel="00000000" w:rsidP="00000000" w:rsidRDefault="00000000" w:rsidRPr="00000000" w14:paraId="0000026B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2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Шейп</w:t>
      </w:r>
    </w:p>
    <w:p w:rsidR="00000000" w:rsidDel="00000000" w:rsidP="00000000" w:rsidRDefault="00000000" w:rsidRPr="00000000" w14:paraId="0000026D">
      <w:pPr>
        <w:numPr>
          <w:ilvl w:val="0"/>
          <w:numId w:val="2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Значок -символ для указания количества человек на которое рассчитан дом</w:t>
      </w:r>
    </w:p>
    <w:p w:rsidR="00000000" w:rsidDel="00000000" w:rsidP="00000000" w:rsidRDefault="00000000" w:rsidRPr="00000000" w14:paraId="0000026E">
      <w:pPr>
        <w:numPr>
          <w:ilvl w:val="0"/>
          <w:numId w:val="2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Название проекта</w:t>
      </w:r>
    </w:p>
    <w:p w:rsidR="00000000" w:rsidDel="00000000" w:rsidP="00000000" w:rsidRDefault="00000000" w:rsidRPr="00000000" w14:paraId="0000026F">
      <w:pPr>
        <w:numPr>
          <w:ilvl w:val="0"/>
          <w:numId w:val="2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Изображение дома (фон + фото выходящее за рамки фона)</w:t>
      </w:r>
    </w:p>
    <w:p w:rsidR="00000000" w:rsidDel="00000000" w:rsidP="00000000" w:rsidRDefault="00000000" w:rsidRPr="00000000" w14:paraId="00000270">
      <w:pPr>
        <w:numPr>
          <w:ilvl w:val="0"/>
          <w:numId w:val="2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Блок с ценами - тарифные пакеты-предложения</w:t>
      </w:r>
    </w:p>
    <w:p w:rsidR="00000000" w:rsidDel="00000000" w:rsidP="00000000" w:rsidRDefault="00000000" w:rsidRPr="00000000" w14:paraId="00000271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Базовый - </w:t>
      </w:r>
    </w:p>
    <w:p w:rsidR="00000000" w:rsidDel="00000000" w:rsidP="00000000" w:rsidRDefault="00000000" w:rsidRPr="00000000" w14:paraId="00000275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Комфортный - </w:t>
      </w:r>
    </w:p>
    <w:p w:rsidR="00000000" w:rsidDel="00000000" w:rsidP="00000000" w:rsidRDefault="00000000" w:rsidRPr="00000000" w14:paraId="00000277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Максимальный - </w:t>
      </w:r>
    </w:p>
    <w:p w:rsidR="00000000" w:rsidDel="00000000" w:rsidP="00000000" w:rsidRDefault="00000000" w:rsidRPr="00000000" w14:paraId="00000279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Модель VALMA 81-61</w:t>
      </w:r>
    </w:p>
    <w:p w:rsidR="00000000" w:rsidDel="00000000" w:rsidP="00000000" w:rsidRDefault="00000000" w:rsidRPr="00000000" w14:paraId="0000027B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Базовый</w:t>
      </w:r>
    </w:p>
    <w:p w:rsidR="00000000" w:rsidDel="00000000" w:rsidP="00000000" w:rsidRDefault="00000000" w:rsidRPr="00000000" w14:paraId="0000027C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Комфортный </w:t>
      </w:r>
    </w:p>
    <w:p w:rsidR="00000000" w:rsidDel="00000000" w:rsidP="00000000" w:rsidRDefault="00000000" w:rsidRPr="00000000" w14:paraId="0000027D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Максимальный</w:t>
      </w:r>
    </w:p>
    <w:p w:rsidR="00000000" w:rsidDel="00000000" w:rsidP="00000000" w:rsidRDefault="00000000" w:rsidRPr="00000000" w14:paraId="0000027E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Модель FLAT 109-86</w:t>
      </w:r>
    </w:p>
    <w:p w:rsidR="00000000" w:rsidDel="00000000" w:rsidP="00000000" w:rsidRDefault="00000000" w:rsidRPr="00000000" w14:paraId="0000027F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Базовый</w:t>
      </w:r>
    </w:p>
    <w:p w:rsidR="00000000" w:rsidDel="00000000" w:rsidP="00000000" w:rsidRDefault="00000000" w:rsidRPr="00000000" w14:paraId="00000280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Комфортный </w:t>
      </w:r>
    </w:p>
    <w:p w:rsidR="00000000" w:rsidDel="00000000" w:rsidP="00000000" w:rsidRDefault="00000000" w:rsidRPr="00000000" w14:paraId="00000281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Максимальный</w:t>
      </w:r>
    </w:p>
    <w:p w:rsidR="00000000" w:rsidDel="00000000" w:rsidP="00000000" w:rsidRDefault="00000000" w:rsidRPr="00000000" w14:paraId="00000282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Модель SEVER 106-81</w:t>
      </w:r>
    </w:p>
    <w:p w:rsidR="00000000" w:rsidDel="00000000" w:rsidP="00000000" w:rsidRDefault="00000000" w:rsidRPr="00000000" w14:paraId="00000283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Базовый</w:t>
      </w:r>
    </w:p>
    <w:p w:rsidR="00000000" w:rsidDel="00000000" w:rsidP="00000000" w:rsidRDefault="00000000" w:rsidRPr="00000000" w14:paraId="00000284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Комфортный </w:t>
      </w:r>
    </w:p>
    <w:p w:rsidR="00000000" w:rsidDel="00000000" w:rsidP="00000000" w:rsidRDefault="00000000" w:rsidRPr="00000000" w14:paraId="00000285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Максимальный</w:t>
      </w:r>
    </w:p>
    <w:p w:rsidR="00000000" w:rsidDel="00000000" w:rsidP="00000000" w:rsidRDefault="00000000" w:rsidRPr="00000000" w14:paraId="00000286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Модель SEVER 123-100</w:t>
      </w:r>
    </w:p>
    <w:p w:rsidR="00000000" w:rsidDel="00000000" w:rsidP="00000000" w:rsidRDefault="00000000" w:rsidRPr="00000000" w14:paraId="00000287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Базовый</w:t>
      </w:r>
    </w:p>
    <w:p w:rsidR="00000000" w:rsidDel="00000000" w:rsidP="00000000" w:rsidRDefault="00000000" w:rsidRPr="00000000" w14:paraId="00000288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Комфортный </w:t>
      </w:r>
    </w:p>
    <w:p w:rsidR="00000000" w:rsidDel="00000000" w:rsidP="00000000" w:rsidRDefault="00000000" w:rsidRPr="00000000" w14:paraId="00000289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Максимальный</w:t>
      </w:r>
    </w:p>
    <w:p w:rsidR="00000000" w:rsidDel="00000000" w:rsidP="00000000" w:rsidRDefault="00000000" w:rsidRPr="00000000" w14:paraId="0000028A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Модель VALMA 127-98</w:t>
      </w:r>
    </w:p>
    <w:p w:rsidR="00000000" w:rsidDel="00000000" w:rsidP="00000000" w:rsidRDefault="00000000" w:rsidRPr="00000000" w14:paraId="0000028B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Базовый</w:t>
      </w:r>
    </w:p>
    <w:p w:rsidR="00000000" w:rsidDel="00000000" w:rsidP="00000000" w:rsidRDefault="00000000" w:rsidRPr="00000000" w14:paraId="0000028C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Комфортный </w:t>
      </w:r>
    </w:p>
    <w:p w:rsidR="00000000" w:rsidDel="00000000" w:rsidP="00000000" w:rsidRDefault="00000000" w:rsidRPr="00000000" w14:paraId="0000028D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Максимальный</w:t>
      </w:r>
    </w:p>
    <w:p w:rsidR="00000000" w:rsidDel="00000000" w:rsidP="00000000" w:rsidRDefault="00000000" w:rsidRPr="00000000" w14:paraId="0000028E">
      <w:pPr>
        <w:ind w:left="72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29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Закрывашка - шейп с большим текстом CTA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Посмотреть 60+ дополнительных проектов (редирект на сайт Стройград)</w:t>
      </w:r>
    </w:p>
    <w:p w:rsidR="00000000" w:rsidDel="00000000" w:rsidP="00000000" w:rsidRDefault="00000000" w:rsidRPr="00000000" w14:paraId="00000292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Блок 9 - Сценарии жизни</w:t>
      </w:r>
    </w:p>
    <w:p w:rsidR="00000000" w:rsidDel="00000000" w:rsidP="00000000" w:rsidRDefault="00000000" w:rsidRPr="00000000" w14:paraId="00000294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Левый верхний угол - </w:t>
      </w:r>
    </w:p>
    <w:p w:rsidR="00000000" w:rsidDel="00000000" w:rsidP="00000000" w:rsidRDefault="00000000" w:rsidRPr="00000000" w14:paraId="00000296">
      <w:pPr>
        <w:numPr>
          <w:ilvl w:val="0"/>
          <w:numId w:val="3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Основное описание-CTA - ключевые слова обрамляем фреймом</w:t>
      </w:r>
    </w:p>
    <w:p w:rsidR="00000000" w:rsidDel="00000000" w:rsidP="00000000" w:rsidRDefault="00000000" w:rsidRPr="00000000" w14:paraId="00000297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Выберите свой новый сценарий жизни*</w:t>
      </w:r>
    </w:p>
    <w:p w:rsidR="00000000" w:rsidDel="00000000" w:rsidP="00000000" w:rsidRDefault="00000000" w:rsidRPr="00000000" w14:paraId="00000298">
      <w:pPr>
        <w:numPr>
          <w:ilvl w:val="0"/>
          <w:numId w:val="21"/>
        </w:numPr>
        <w:ind w:left="1440" w:hanging="36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Расшифровка - что такое сценарий жизни?</w:t>
      </w:r>
    </w:p>
    <w:p w:rsidR="00000000" w:rsidDel="00000000" w:rsidP="00000000" w:rsidRDefault="00000000" w:rsidRPr="00000000" w14:paraId="00000299">
      <w:pPr>
        <w:ind w:left="144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Сценарий жизни это реальная история того, как именно Вы будете жить в коттеджном поселке “Вилла Крым” - утро, прогулки, общение, заботы, радости и ритм дня - все то, что помогает </w:t>
      </w:r>
    </w:p>
    <w:p w:rsidR="00000000" w:rsidDel="00000000" w:rsidP="00000000" w:rsidRDefault="00000000" w:rsidRPr="00000000" w14:paraId="0000029A">
      <w:pPr>
        <w:ind w:left="144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Нижний левый угол - </w:t>
      </w:r>
    </w:p>
    <w:p w:rsidR="00000000" w:rsidDel="00000000" w:rsidP="00000000" w:rsidRDefault="00000000" w:rsidRPr="00000000" w14:paraId="0000029C">
      <w:pPr>
        <w:numPr>
          <w:ilvl w:val="0"/>
          <w:numId w:val="5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Фильтр к правой части - выбор группы ЦА, на которую показывается правая часть блока</w:t>
      </w:r>
    </w:p>
    <w:p w:rsidR="00000000" w:rsidDel="00000000" w:rsidP="00000000" w:rsidRDefault="00000000" w:rsidRPr="00000000" w14:paraId="0000029D">
      <w:pPr>
        <w:ind w:left="720" w:firstLine="0"/>
        <w:rPr>
          <w:rFonts w:ascii="Roboto" w:cs="Roboto" w:eastAsia="Roboto" w:hAnsi="Roboto"/>
        </w:rPr>
      </w:pPr>
      <w:commentRangeStart w:id="57"/>
      <w:commentRangeStart w:id="58"/>
      <w:commentRangeStart w:id="59"/>
      <w:commentRangeStart w:id="60"/>
      <w:commentRangeStart w:id="61"/>
      <w:commentRangeStart w:id="62"/>
      <w:commentRangeStart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Для семей с детьми</w:t>
      </w:r>
    </w:p>
    <w:p w:rsidR="00000000" w:rsidDel="00000000" w:rsidP="00000000" w:rsidRDefault="00000000" w:rsidRPr="00000000" w14:paraId="0000029F">
      <w:pPr>
        <w:ind w:left="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Для поздних мечтателей</w:t>
      </w:r>
    </w:p>
    <w:p w:rsidR="00000000" w:rsidDel="00000000" w:rsidP="00000000" w:rsidRDefault="00000000" w:rsidRPr="00000000" w14:paraId="000002A0">
      <w:pPr>
        <w:ind w:left="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Для летнего проживания</w:t>
      </w:r>
    </w:p>
    <w:p w:rsidR="00000000" w:rsidDel="00000000" w:rsidP="00000000" w:rsidRDefault="00000000" w:rsidRPr="00000000" w14:paraId="000002A1">
      <w:pPr>
        <w:ind w:left="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Для удаленщиков</w:t>
      </w:r>
    </w:p>
    <w:p w:rsidR="00000000" w:rsidDel="00000000" w:rsidP="00000000" w:rsidRDefault="00000000" w:rsidRPr="00000000" w14:paraId="000002A2">
      <w:pPr>
        <w:ind w:left="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Для переезжающих из мегаполисов и холодного климата</w:t>
      </w:r>
      <w:commentRangeEnd w:id="57"/>
      <w:r w:rsidDel="00000000" w:rsidR="00000000" w:rsidRPr="00000000">
        <w:commentReference w:id="57"/>
      </w:r>
      <w:commentRangeEnd w:id="58"/>
      <w:r w:rsidDel="00000000" w:rsidR="00000000" w:rsidRPr="00000000">
        <w:commentReference w:id="58"/>
      </w:r>
      <w:commentRangeEnd w:id="59"/>
      <w:r w:rsidDel="00000000" w:rsidR="00000000" w:rsidRPr="00000000">
        <w:commentReference w:id="59"/>
      </w:r>
      <w:commentRangeEnd w:id="60"/>
      <w:r w:rsidDel="00000000" w:rsidR="00000000" w:rsidRPr="00000000">
        <w:commentReference w:id="60"/>
      </w:r>
      <w:commentRangeEnd w:id="61"/>
      <w:r w:rsidDel="00000000" w:rsidR="00000000" w:rsidRPr="00000000">
        <w:commentReference w:id="61"/>
      </w:r>
      <w:commentRangeEnd w:id="62"/>
      <w:r w:rsidDel="00000000" w:rsidR="00000000" w:rsidRPr="00000000">
        <w:commentReference w:id="62"/>
      </w:r>
      <w:commentRangeEnd w:id="63"/>
      <w:r w:rsidDel="00000000" w:rsidR="00000000" w:rsidRPr="00000000">
        <w:commentReference w:id="6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Правая часть - </w:t>
      </w:r>
    </w:p>
    <w:p w:rsidR="00000000" w:rsidDel="00000000" w:rsidP="00000000" w:rsidRDefault="00000000" w:rsidRPr="00000000" w14:paraId="000002A7">
      <w:pPr>
        <w:numPr>
          <w:ilvl w:val="0"/>
          <w:numId w:val="2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Слайдер (или кликер со стрелками)  с видео-демонстрацией этапов сценария жизни</w:t>
      </w:r>
    </w:p>
    <w:p w:rsidR="00000000" w:rsidDel="00000000" w:rsidP="00000000" w:rsidRDefault="00000000" w:rsidRPr="00000000" w14:paraId="000002A8">
      <w:pPr>
        <w:numPr>
          <w:ilvl w:val="0"/>
          <w:numId w:val="2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Описание текстовое - этапа сценария жизни</w:t>
      </w:r>
    </w:p>
    <w:p w:rsidR="00000000" w:rsidDel="00000000" w:rsidP="00000000" w:rsidRDefault="00000000" w:rsidRPr="00000000" w14:paraId="000002A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" w:cs="Roboto" w:eastAsia="Roboto" w:hAnsi="Roboto"/>
          <w:shd w:fill="cfe2f3" w:val="clear"/>
        </w:rPr>
      </w:pPr>
      <w:r w:rsidDel="00000000" w:rsidR="00000000" w:rsidRPr="00000000">
        <w:rPr>
          <w:rFonts w:ascii="Roboto" w:cs="Roboto" w:eastAsia="Roboto" w:hAnsi="Roboto"/>
          <w:shd w:fill="cfe2f3" w:val="clear"/>
          <w:rtl w:val="0"/>
        </w:rPr>
        <w:t xml:space="preserve">Для семей с детьми</w:t>
      </w:r>
    </w:p>
    <w:p w:rsidR="00000000" w:rsidDel="00000000" w:rsidP="00000000" w:rsidRDefault="00000000" w:rsidRPr="00000000" w14:paraId="000002AB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№1</w:t>
      </w:r>
    </w:p>
    <w:p w:rsidR="00000000" w:rsidDel="00000000" w:rsidP="00000000" w:rsidRDefault="00000000" w:rsidRPr="00000000" w14:paraId="000002AD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“Как начинается ваше утро?”</w:t>
      </w:r>
    </w:p>
    <w:p w:rsidR="00000000" w:rsidDel="00000000" w:rsidP="00000000" w:rsidRDefault="00000000" w:rsidRPr="00000000" w14:paraId="000002AF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Представь себе, что утро начинается не с будильника, а с теплых лучей солнца, которые ласково заглядывают в окно. С легкого бриза, которые колышет шторы в спальне. С аромата свежести, мягкого газона и утренней росы.</w:t>
      </w:r>
    </w:p>
    <w:p w:rsidR="00000000" w:rsidDel="00000000" w:rsidP="00000000" w:rsidRDefault="00000000" w:rsidRPr="00000000" w14:paraId="000002B1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№2</w:t>
      </w:r>
    </w:p>
    <w:p w:rsidR="00000000" w:rsidDel="00000000" w:rsidP="00000000" w:rsidRDefault="00000000" w:rsidRPr="00000000" w14:paraId="000002B3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“Как начинается ваше утро?”</w:t>
      </w:r>
    </w:p>
    <w:p w:rsidR="00000000" w:rsidDel="00000000" w:rsidP="00000000" w:rsidRDefault="00000000" w:rsidRPr="00000000" w14:paraId="000002B5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Ты завариваешь кофе на кухне с панорамным видом на озеро и готовишь завтрак из натуральных продуктов, купленных вчера в фирменных магазинах коттеджного поселка: сыр и творог из сыроварен , хлеб с хрустящей корочкой из местной пекарни, яйца и свежие овощи от местного фермера. А дети уже во дворе. Бегают босиком по траве  с соседскими ребятами, смеются над чем-то своим, важным и срочным - как бывает только в детстве.</w:t>
      </w:r>
    </w:p>
    <w:p w:rsidR="00000000" w:rsidDel="00000000" w:rsidP="00000000" w:rsidRDefault="00000000" w:rsidRPr="00000000" w14:paraId="000002B7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№3</w:t>
      </w:r>
    </w:p>
    <w:p w:rsidR="00000000" w:rsidDel="00000000" w:rsidP="00000000" w:rsidRDefault="00000000" w:rsidRPr="00000000" w14:paraId="000002B9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“Как начинается ваше утро?”</w:t>
      </w:r>
    </w:p>
    <w:p w:rsidR="00000000" w:rsidDel="00000000" w:rsidP="00000000" w:rsidRDefault="00000000" w:rsidRPr="00000000" w14:paraId="000002BB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Через десять минут младший сын  в садике, старший - в школе. Оба - прямо здесь, в поселке, в тихом, безопасном пространстве, где педагоги не просто преподают, а идут вместе с детьми в поисках новых открытий. Где проходят не просто “уроки”, а мастерские, эксперименты, театр, музыка. Где каждый ребенок - не фамилия в списке, а личность, которую ждут, замечают и любят.</w:t>
      </w:r>
    </w:p>
    <w:p w:rsidR="00000000" w:rsidDel="00000000" w:rsidP="00000000" w:rsidRDefault="00000000" w:rsidRPr="00000000" w14:paraId="000002B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№4</w:t>
      </w:r>
    </w:p>
    <w:p w:rsidR="00000000" w:rsidDel="00000000" w:rsidP="00000000" w:rsidRDefault="00000000" w:rsidRPr="00000000" w14:paraId="000002C0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“Как начинается ваше утро?”</w:t>
      </w:r>
    </w:p>
    <w:p w:rsidR="00000000" w:rsidDel="00000000" w:rsidP="00000000" w:rsidRDefault="00000000" w:rsidRPr="00000000" w14:paraId="000002C2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" w:cs="Roboto" w:eastAsia="Roboto" w:hAnsi="Roboto"/>
          <w:color w:val="f7f8fc"/>
          <w:sz w:val="20"/>
          <w:szCs w:val="20"/>
          <w:shd w:fill="232326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Ты же не спеша идешь по широкой аллее, мимо цветущих кустов и развесистых деревьев, и через пару минут уже  на берегу озера начинается твоя йога. Ни звонков, ни напоминаний. Только ты, твое тело и тишина, которую не нарушает даже ветер.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№5</w:t>
      </w:r>
    </w:p>
    <w:p w:rsidR="00000000" w:rsidDel="00000000" w:rsidP="00000000" w:rsidRDefault="00000000" w:rsidRPr="00000000" w14:paraId="000002C6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“Продолжение дня”</w:t>
      </w:r>
    </w:p>
    <w:p w:rsidR="00000000" w:rsidDel="00000000" w:rsidP="00000000" w:rsidRDefault="00000000" w:rsidRPr="00000000" w14:paraId="000002C8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Обед - в ресторане поселка. С мужем. Он открыл здесь свою кофейню - ту самую, о которой мечтал годами. И работает прямо здесь,  в двух шагах от дома- без долгой дороги и пробок, без стресса, без «вечером обсудим».Вы говорите не о делах, а о том, что видели сегодня: как сын нарисовал солнце - в шляпе и с усами, как в винограднике распустились первые листья и как завтра загрузите в багажник плед, корзинку с едой и велосипеды - и поедете туда, где скалы встречаются с морем, а дети впервые увидят дельфинов. У вас наконец-то остается время на смех и романтику, и вы вдруг ловите себя на том, что глядите друг на друга так же, как в тот самый день - когда все только начиналось.</w:t>
      </w:r>
    </w:p>
    <w:p w:rsidR="00000000" w:rsidDel="00000000" w:rsidP="00000000" w:rsidRDefault="00000000" w:rsidRPr="00000000" w14:paraId="000002C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Слайд №6 </w:t>
      </w:r>
    </w:p>
    <w:p w:rsidR="00000000" w:rsidDel="00000000" w:rsidP="00000000" w:rsidRDefault="00000000" w:rsidRPr="00000000" w14:paraId="000002C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“Продолжение дня”</w:t>
      </w:r>
    </w:p>
    <w:p w:rsidR="00000000" w:rsidDel="00000000" w:rsidP="00000000" w:rsidRDefault="00000000" w:rsidRPr="00000000" w14:paraId="000002C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После работы - не пробки, не метро, не вечная гонка.Только руки детей в твоих ладонях и все, что нужно для счастья: дети звонко смеются над шуткой папы, соседские ребята уже мчатся вперед - успеть занять лучшие места в парке перед началом кино, а твой муж идет рядом, незаметно неся твой любимый плед -на случай, если вечер станет прохладным. А когда последние титры гаснут, а детский смех растворяется в тишине аллеи, вы медленно возвращаетесь домой - не уставшие, а с чувством легкости и вдохновения .</w:t>
      </w:r>
    </w:p>
    <w:p w:rsidR="00000000" w:rsidDel="00000000" w:rsidP="00000000" w:rsidRDefault="00000000" w:rsidRPr="00000000" w14:paraId="000002D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Слайд №7 </w:t>
      </w:r>
    </w:p>
    <w:p w:rsidR="00000000" w:rsidDel="00000000" w:rsidP="00000000" w:rsidRDefault="00000000" w:rsidRPr="00000000" w14:paraId="000002D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“Вечер”</w:t>
      </w:r>
    </w:p>
    <w:p w:rsidR="00000000" w:rsidDel="00000000" w:rsidP="00000000" w:rsidRDefault="00000000" w:rsidRPr="00000000" w14:paraId="000002D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Вечер - на террасе. Вкусный ужин, теплый свет фонарей, отдаленные голоса и звезды над головой. Дети засыпают, зная, что завтра будет так же легко, так же свободно, так же “по-настоящему”.</w:t>
      </w:r>
    </w:p>
    <w:p w:rsidR="00000000" w:rsidDel="00000000" w:rsidP="00000000" w:rsidRDefault="00000000" w:rsidRPr="00000000" w14:paraId="000002D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Слайд №8</w:t>
      </w:r>
    </w:p>
    <w:p w:rsidR="00000000" w:rsidDel="00000000" w:rsidP="00000000" w:rsidRDefault="00000000" w:rsidRPr="00000000" w14:paraId="000002DE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“Мечты сбываются в “Вилла Крым””</w:t>
      </w:r>
    </w:p>
    <w:p w:rsidR="00000000" w:rsidDel="00000000" w:rsidP="00000000" w:rsidRDefault="00000000" w:rsidRPr="00000000" w14:paraId="000002E0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Вы не «переехали на юг».</w:t>
      </w:r>
    </w:p>
    <w:p w:rsidR="00000000" w:rsidDel="00000000" w:rsidP="00000000" w:rsidRDefault="00000000" w:rsidRPr="00000000" w14:paraId="000002E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  <w:t xml:space="preserve">Вы просто вернули себе право жить - без суеты, без спешки, без ощущения, что жизнь проходит мимо.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left="0" w:firstLine="0"/>
        <w:rPr>
          <w:rFonts w:ascii="Roboto" w:cs="Roboto" w:eastAsia="Roboto" w:hAnsi="Roboto"/>
          <w:shd w:fill="9fc5e8" w:val="clear"/>
        </w:rPr>
      </w:pPr>
      <w:r w:rsidDel="00000000" w:rsidR="00000000" w:rsidRPr="00000000">
        <w:rPr>
          <w:rFonts w:ascii="Roboto" w:cs="Roboto" w:eastAsia="Roboto" w:hAnsi="Roboto"/>
          <w:shd w:fill="9fc5e8" w:val="clear"/>
          <w:rtl w:val="0"/>
        </w:rPr>
        <w:t xml:space="preserve">Для поздних мечтателей</w:t>
      </w:r>
    </w:p>
    <w:p w:rsidR="00000000" w:rsidDel="00000000" w:rsidP="00000000" w:rsidRDefault="00000000" w:rsidRPr="00000000" w14:paraId="000002E5">
      <w:pPr>
        <w:ind w:left="0" w:firstLine="0"/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№1</w:t>
      </w:r>
    </w:p>
    <w:p w:rsidR="00000000" w:rsidDel="00000000" w:rsidP="00000000" w:rsidRDefault="00000000" w:rsidRPr="00000000" w14:paraId="000002E7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“Как начинается ваше утро?”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Утро начинается с легкой разминки на свежем воздухе - не в людном душном зале, как в фитнес-клубах крупных городов, а у озера, где уже собрались ваши новые друзья и соседи. Кто-то делает йогу, кто-то просто ходит в медленном темпе, держась за руки. Вы присоединяетесь. Но  не потому что «надо», а потому что тело просит движения, а душа - общения.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№2</w:t>
      </w:r>
    </w:p>
    <w:p w:rsidR="00000000" w:rsidDel="00000000" w:rsidP="00000000" w:rsidRDefault="00000000" w:rsidRPr="00000000" w14:paraId="000002EE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“Как начинается ваше утро?”</w:t>
      </w:r>
    </w:p>
    <w:p w:rsidR="00000000" w:rsidDel="00000000" w:rsidP="00000000" w:rsidRDefault="00000000" w:rsidRPr="00000000" w14:paraId="000002F0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- кофе вдвоем. Сегодня не на террасе, а в пекарне поселка, где вас уже знают: «Людмиле - с молоком, Виктору - черный, как всегда». За соседним столиком - Анна Петровна и ее муж, бывший инженер из Новосибирска. Вчера вы вместе гуляли к винограднику, сегодня обсуждаете, куда поедете на выходных - </w:t>
      </w: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 в Феодосию или на Генеральские пляжи.</w:t>
      </w:r>
    </w:p>
    <w:p w:rsidR="00000000" w:rsidDel="00000000" w:rsidP="00000000" w:rsidRDefault="00000000" w:rsidRPr="00000000" w14:paraId="000002F2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№3</w:t>
      </w:r>
    </w:p>
    <w:p w:rsidR="00000000" w:rsidDel="00000000" w:rsidP="00000000" w:rsidRDefault="00000000" w:rsidRPr="00000000" w14:paraId="000002FC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“Продолжение дня”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Первая половина дня - за вами. Может, это оздоровительный комплекс: массаж, процедуры для спины и суставов, консультация врача - все в пешей доступности, без очередей. А может и мастер-класс по живописи в  творческом пространстве, где вы впервые взяли кисть после школы. Или просто прогулка по парковой зоне, где цветут миндаль и акация.</w:t>
      </w:r>
    </w:p>
    <w:p w:rsidR="00000000" w:rsidDel="00000000" w:rsidP="00000000" w:rsidRDefault="00000000" w:rsidRPr="00000000" w14:paraId="00000300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№4</w:t>
      </w:r>
    </w:p>
    <w:p w:rsidR="00000000" w:rsidDel="00000000" w:rsidP="00000000" w:rsidRDefault="00000000" w:rsidRPr="00000000" w14:paraId="00000303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“Продолжение дня”</w:t>
      </w:r>
    </w:p>
    <w:p w:rsidR="00000000" w:rsidDel="00000000" w:rsidP="00000000" w:rsidRDefault="00000000" w:rsidRPr="00000000" w14:paraId="00000305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обеда у Вас приятный выбор. Сегодня - экскурсия по Керчи: музей, старый город, чашка кофе на набережной или дегустация нового вина в полюбившейся Вам винодельне. А  может  просто книга на скамейке у сада камней? Вы наконец-то решаете сами - и это самое ценное.</w:t>
      </w:r>
    </w:p>
    <w:p w:rsidR="00000000" w:rsidDel="00000000" w:rsidP="00000000" w:rsidRDefault="00000000" w:rsidRPr="00000000" w14:paraId="00000307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№5</w:t>
      </w:r>
    </w:p>
    <w:p w:rsidR="00000000" w:rsidDel="00000000" w:rsidP="00000000" w:rsidRDefault="00000000" w:rsidRPr="00000000" w14:paraId="00000309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“Вечер”</w:t>
      </w:r>
    </w:p>
    <w:p w:rsidR="00000000" w:rsidDel="00000000" w:rsidP="00000000" w:rsidRDefault="00000000" w:rsidRPr="00000000" w14:paraId="0000030B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Вечер это не обязательно уже ставшей Вашей традицией ужин на террасе. Иногда вы идете в кинотеатр под открытым небом, где соседи уже расстелили пледы. Иногда - устраиваете “вечер барбекю” в мангальной зоне, приглашая новых друзей. А иногда - просто гуляете вдвоем, держась за руки, как в юности. Только теперь без тревоги за завтрашний день.</w:t>
      </w:r>
    </w:p>
    <w:p w:rsidR="00000000" w:rsidDel="00000000" w:rsidP="00000000" w:rsidRDefault="00000000" w:rsidRPr="00000000" w14:paraId="0000030D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№6</w:t>
      </w:r>
    </w:p>
    <w:p w:rsidR="00000000" w:rsidDel="00000000" w:rsidP="00000000" w:rsidRDefault="00000000" w:rsidRPr="00000000" w14:paraId="0000030F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“Вечер и конец дня”</w:t>
      </w:r>
    </w:p>
    <w:p w:rsidR="00000000" w:rsidDel="00000000" w:rsidP="00000000" w:rsidRDefault="00000000" w:rsidRPr="00000000" w14:paraId="00000311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Потом - медленная прогулка домой. Рука в руке. Ни слова - все сказано за день. У крыльца  короткое, но искренне пожелание «спокойной ночи» соседям, теплый свет в окне, чашка травяного чая на кухне.</w:t>
      </w:r>
    </w:p>
    <w:p w:rsidR="00000000" w:rsidDel="00000000" w:rsidP="00000000" w:rsidRDefault="00000000" w:rsidRPr="00000000" w14:paraId="000003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 ложась в постель, вы думаете: «Как же хорошо, что мы сюда приехали».</w:t>
      </w:r>
    </w:p>
    <w:p w:rsidR="00000000" w:rsidDel="00000000" w:rsidP="00000000" w:rsidRDefault="00000000" w:rsidRPr="00000000" w14:paraId="00000314">
      <w:pPr>
        <w:rPr>
          <w:rFonts w:ascii="Roboto" w:cs="Roboto" w:eastAsia="Roboto" w:hAnsi="Roboto"/>
          <w:i w:val="1"/>
          <w:iCs w:val="1"/>
          <w:color w:val="f7f8f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 за окном - тишина, звезды и ощущение, что завтра будет так же легко.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ind w:left="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Слайд №7</w:t>
      </w:r>
    </w:p>
    <w:p w:rsidR="00000000" w:rsidDel="00000000" w:rsidP="00000000" w:rsidRDefault="00000000" w:rsidRPr="00000000" w14:paraId="00000318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“Мечты сбываются в “Вилла Крым””</w:t>
      </w:r>
    </w:p>
    <w:p w:rsidR="00000000" w:rsidDel="00000000" w:rsidP="00000000" w:rsidRDefault="00000000" w:rsidRPr="00000000" w14:paraId="0000031A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 не «ушли на покой». Вы начали новую светлую главу новой жизни. Вы вернулись к себе - к телу, которое радуется движению, к душе, которая открывается новому,</w:t>
      </w:r>
    </w:p>
    <w:p w:rsidR="00000000" w:rsidDel="00000000" w:rsidP="00000000" w:rsidRDefault="00000000" w:rsidRPr="00000000" w14:paraId="000003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 любви, которая стала ярче.</w:t>
      </w:r>
    </w:p>
    <w:p w:rsidR="00000000" w:rsidDel="00000000" w:rsidP="00000000" w:rsidRDefault="00000000" w:rsidRPr="00000000" w14:paraId="0000031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 дети? Они спокойны. Потому что видят,  что вы - не в одиночестве, не в «тишине квартиры», а в живом сообществе, где каждый день - повод для встречи, открытий и новых ярких воспоминаний. </w:t>
      </w:r>
    </w:p>
    <w:p w:rsidR="00000000" w:rsidDel="00000000" w:rsidP="00000000" w:rsidRDefault="00000000" w:rsidRPr="00000000" w14:paraId="0000031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Здесь вы не думаете про возраст, ведь у вас начинается Ваша новая жизнь, ваша настоящая вторая весна.</w:t>
      </w:r>
    </w:p>
    <w:p w:rsidR="00000000" w:rsidDel="00000000" w:rsidP="00000000" w:rsidRDefault="00000000" w:rsidRPr="00000000" w14:paraId="0000032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" w:cs="Roboto" w:eastAsia="Roboto" w:hAnsi="Roboto"/>
          <w:shd w:fill="6fa8dc" w:val="clear"/>
        </w:rPr>
      </w:pPr>
      <w:r w:rsidDel="00000000" w:rsidR="00000000" w:rsidRPr="00000000">
        <w:rPr>
          <w:rFonts w:ascii="Roboto" w:cs="Roboto" w:eastAsia="Roboto" w:hAnsi="Roboto"/>
          <w:shd w:fill="6fa8dc" w:val="clear"/>
          <w:rtl w:val="0"/>
        </w:rPr>
        <w:t xml:space="preserve">Для переезжающих из мегаполисов и холодного климата</w:t>
      </w:r>
    </w:p>
    <w:p w:rsidR="00000000" w:rsidDel="00000000" w:rsidP="00000000" w:rsidRDefault="00000000" w:rsidRPr="00000000" w14:paraId="00000323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№1</w:t>
      </w:r>
    </w:p>
    <w:p w:rsidR="00000000" w:rsidDel="00000000" w:rsidP="00000000" w:rsidRDefault="00000000" w:rsidRPr="00000000" w14:paraId="00000325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“Как начинается ваше утро?”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Утро это не просто время суток, это событие, которое задает настроение на весь день. И, наконец-то,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Вы больше не просыпаетесь от шума улиц, от ругани соседей, от звуков ремонта, который длится уже не первый месяц. Утро начинается с тишины и мягкого согревающего солнечного света, который заполняет всю комнату. За окном больше не давящая серость, а яркие краски природы - зеленый газон, голубое небо и целая палитра цветов. За завтраком не спешка, а душевный неспешный разговор: сын рассказывает, как вчера играл с соседскими ребятами, а дочь показывает рисунок, который в прошлой школе посчитали «непрофессиональным», но здесь его разместили в арт-пространстве поселка.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№2</w:t>
      </w:r>
    </w:p>
    <w:p w:rsidR="00000000" w:rsidDel="00000000" w:rsidP="00000000" w:rsidRDefault="00000000" w:rsidRPr="00000000" w14:paraId="0000032B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“Как начинается ваше утро?”</w:t>
      </w:r>
    </w:p>
    <w:p w:rsidR="00000000" w:rsidDel="00000000" w:rsidP="00000000" w:rsidRDefault="00000000" w:rsidRPr="00000000" w14:paraId="0000032D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 выходите на улицу, где люди рады друг другу - никто не хмурится, не толкается, не смотрит исподлобья. Соседи здороваются, улыбаются, искренне общаются. </w:t>
      </w:r>
    </w:p>
    <w:p w:rsidR="00000000" w:rsidDel="00000000" w:rsidP="00000000" w:rsidRDefault="00000000" w:rsidRPr="00000000" w14:paraId="0000032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Некоторые дети радостно играют на площадке - самостоятельно -  потому что здесь безопасно, здесь можно быть собой, быть настоящим. </w:t>
      </w:r>
    </w:p>
    <w:p w:rsidR="00000000" w:rsidDel="00000000" w:rsidP="00000000" w:rsidRDefault="00000000" w:rsidRPr="00000000" w14:paraId="0000033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 временем Вы, наслаждаясь красотой поселка, идете в свой новый современный и  красивый офис в коммерческой зоне . Ведь  вы наконец-то исполнили свою давнюю мечту и открыли свой бизнес. Потому что знаете, что здесь ваши клиенты уже живут рядом, а сам город стремительно развивается. Работа перестала ассоциироваться со стрессом, “пожарами”, “дедлайнами”, ведь вы знаете, что все обязательно получится. </w:t>
      </w:r>
    </w:p>
    <w:p w:rsidR="00000000" w:rsidDel="00000000" w:rsidP="00000000" w:rsidRDefault="00000000" w:rsidRPr="00000000" w14:paraId="0000033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№3</w:t>
      </w:r>
    </w:p>
    <w:p w:rsidR="00000000" w:rsidDel="00000000" w:rsidP="00000000" w:rsidRDefault="00000000" w:rsidRPr="00000000" w14:paraId="00000336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" w:cs="Roboto" w:eastAsia="Roboto" w:hAnsi="Roboto"/>
          <w:color w:val="f7f8fc"/>
          <w:sz w:val="24"/>
          <w:szCs w:val="24"/>
          <w:shd w:fill="232326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“Продолжение дня”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" w:cs="Roboto" w:eastAsia="Roboto" w:hAnsi="Roboto"/>
          <w:color w:val="f7f8fc"/>
          <w:sz w:val="24"/>
          <w:szCs w:val="24"/>
          <w:shd w:fill="23232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А пока вы на работе, вся ваша здесь, недалко от вас.</w:t>
      </w:r>
    </w:p>
    <w:p w:rsidR="00000000" w:rsidDel="00000000" w:rsidP="00000000" w:rsidRDefault="00000000" w:rsidRPr="00000000" w14:paraId="0000033A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Сын после школы гоняет на велосипедах к озеру со своими новыми друзьями. Дочь -занимается в творческой мастерской с другими детишками: сегодня лепит скульптуру любимого мультяшного персонажа из глины, а завтра будет настоящим художником и гордо принесет домой свой первый пейзаж.</w:t>
      </w:r>
    </w:p>
    <w:p w:rsidR="00000000" w:rsidDel="00000000" w:rsidP="00000000" w:rsidRDefault="00000000" w:rsidRPr="00000000" w14:paraId="0000033B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Любимая жена на занятии по флористике в арт-пространстве, реализует свою заветную мечту реализоваться в творческой сфере. А после занятий пойдет в дог-зону, где ваш лабрадор встретится уже со своими друзьями -  соседскими собаками, и будет наслаждаться прекрасной погодой, активной игрой и мягким газоном под лапками.</w:t>
      </w:r>
    </w:p>
    <w:p w:rsidR="00000000" w:rsidDel="00000000" w:rsidP="00000000" w:rsidRDefault="00000000" w:rsidRPr="00000000" w14:paraId="0000033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№4</w:t>
      </w:r>
    </w:p>
    <w:p w:rsidR="00000000" w:rsidDel="00000000" w:rsidP="00000000" w:rsidRDefault="00000000" w:rsidRPr="00000000" w14:paraId="00000341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“Продолжение дня”</w:t>
      </w:r>
    </w:p>
    <w:p w:rsidR="00000000" w:rsidDel="00000000" w:rsidP="00000000" w:rsidRDefault="00000000" w:rsidRPr="00000000" w14:paraId="00000343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Обед пройдет в вашем любимом кафе коттеджного поселка - рядом с вами  ваша семья. За соседним столиком - пара из Санкт-Петербурга, переехавшая год назад. Теперь они ведут йога-сессии у озера. Вы обсуждаете, куда поедете на выходных - </w:t>
      </w:r>
      <w:r w:rsidDel="00000000" w:rsidR="00000000" w:rsidRPr="00000000">
        <w:rPr>
          <w:rFonts w:ascii="Roboto" w:cs="Roboto" w:eastAsia="Roboto" w:hAnsi="Roboto"/>
          <w:shd w:fill="f1c232" w:val="clear"/>
          <w:rtl w:val="0"/>
        </w:rPr>
        <w:t xml:space="preserve">на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Розовое Озеро или Генеральские Пляжи.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Никто не спрашивает «а чем ты занимаешься?», чтобы Вас оценить. Ведь здесь ценят не статус, а человека.</w:t>
      </w:r>
    </w:p>
    <w:p w:rsidR="00000000" w:rsidDel="00000000" w:rsidP="00000000" w:rsidRDefault="00000000" w:rsidRPr="00000000" w14:paraId="0000034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№5</w:t>
      </w:r>
    </w:p>
    <w:p w:rsidR="00000000" w:rsidDel="00000000" w:rsidP="00000000" w:rsidRDefault="00000000" w:rsidRPr="00000000" w14:paraId="00000348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“Вечер”</w:t>
      </w:r>
    </w:p>
    <w:p w:rsidR="00000000" w:rsidDel="00000000" w:rsidP="00000000" w:rsidRDefault="00000000" w:rsidRPr="00000000" w14:paraId="0000034A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Наступает вечер,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Сын просит: «Пап, давай на квадроциклах!» - и вы всей семьей выезжаете на трассу сквозь виноградники, где ветер сдувает остатки лекгой, но приятной усталости от трудового дня. А после, дочь тянет за руку к конюшне: «Хочу на Ласточке!» - и вы медленно едете вдоль озера, пока солнце окрашивает воду в красивые закатные цвета.</w:t>
      </w:r>
    </w:p>
    <w:p w:rsidR="00000000" w:rsidDel="00000000" w:rsidP="00000000" w:rsidRDefault="00000000" w:rsidRPr="00000000" w14:paraId="0000034C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№6</w:t>
      </w:r>
    </w:p>
    <w:p w:rsidR="00000000" w:rsidDel="00000000" w:rsidP="00000000" w:rsidRDefault="00000000" w:rsidRPr="00000000" w14:paraId="0000034E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“Вечер”</w:t>
      </w:r>
    </w:p>
    <w:p w:rsidR="00000000" w:rsidDel="00000000" w:rsidP="00000000" w:rsidRDefault="00000000" w:rsidRPr="00000000" w14:paraId="00000350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 потом - домой, где Вы с женой будете вместе готовить ужин под романтическую музыку. Наконец-то на вашем столе не еда из доставки или надоевшие полуфабрикаты, а свежая рыба, помидоры с фермерской грядки, хлеб из пекарни поселка. На кухне - смех, музыка и легкость общения. Вы вдруг  ловите себя на мысли: «Когда мы в последний раз так ужинали?»</w:t>
      </w:r>
    </w:p>
    <w:p w:rsidR="00000000" w:rsidDel="00000000" w:rsidP="00000000" w:rsidRDefault="00000000" w:rsidRPr="00000000" w14:paraId="0000035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№7</w:t>
      </w:r>
    </w:p>
    <w:p w:rsidR="00000000" w:rsidDel="00000000" w:rsidP="00000000" w:rsidRDefault="00000000" w:rsidRPr="00000000" w14:paraId="00000355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“Конец дня”</w:t>
      </w:r>
    </w:p>
    <w:p w:rsidR="00000000" w:rsidDel="00000000" w:rsidP="00000000" w:rsidRDefault="00000000" w:rsidRPr="00000000" w14:paraId="00000357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Вечер заканчивается  по-домашнему - плед, попкорн,любимый сериал и дети, заснувшие на ваших коленях. Вы приглядывайтесь и понимаете, что Вы сделали правильный выбор. Вы выбрали не просто коттеджный поселок, вы выбрали место, которое сделало Вас счастливыми.</w:t>
      </w:r>
    </w:p>
    <w:p w:rsidR="00000000" w:rsidDel="00000000" w:rsidP="00000000" w:rsidRDefault="00000000" w:rsidRPr="00000000" w14:paraId="0000035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" w:cs="Roboto" w:eastAsia="Roboto" w:hAnsi="Roboto"/>
          <w:shd w:fill="9fc5e8" w:val="clear"/>
        </w:rPr>
      </w:pPr>
      <w:r w:rsidDel="00000000" w:rsidR="00000000" w:rsidRPr="00000000">
        <w:rPr>
          <w:rFonts w:ascii="Roboto" w:cs="Roboto" w:eastAsia="Roboto" w:hAnsi="Roboto"/>
          <w:shd w:fill="9fc5e8" w:val="clear"/>
          <w:rtl w:val="0"/>
        </w:rPr>
        <w:t xml:space="preserve">Для удаленщиков</w:t>
      </w:r>
    </w:p>
    <w:p w:rsidR="00000000" w:rsidDel="00000000" w:rsidP="00000000" w:rsidRDefault="00000000" w:rsidRPr="00000000" w14:paraId="0000035F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№1</w:t>
      </w:r>
    </w:p>
    <w:p w:rsidR="00000000" w:rsidDel="00000000" w:rsidP="00000000" w:rsidRDefault="00000000" w:rsidRPr="00000000" w14:paraId="00000361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“Как начинается ваш день?”</w:t>
      </w:r>
    </w:p>
    <w:p w:rsidR="00000000" w:rsidDel="00000000" w:rsidP="00000000" w:rsidRDefault="00000000" w:rsidRPr="00000000" w14:paraId="0000036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Утро начинается не с будильника, а с солнца, которое льется сквозь панорамное окно твоего home-офиса. Ты встаешь не потому что «надо», а потому что в голове уже сложился код - тот самый, над которым ты так давно работаешь с командой из головного офиса в Москве. Зарядка, пробежка, стретчинг и бодрящий легкий завтрак. Завтрак из уютного кафе, где официант точно помнит твои предпочтения - апельсиновый фреш, омлет по-французски, круассан с моцареллой и  двойной эспрессо.</w:t>
      </w:r>
    </w:p>
    <w:p w:rsidR="00000000" w:rsidDel="00000000" w:rsidP="00000000" w:rsidRDefault="00000000" w:rsidRPr="00000000" w14:paraId="0000036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№2</w:t>
      </w:r>
    </w:p>
    <w:p w:rsidR="00000000" w:rsidDel="00000000" w:rsidP="00000000" w:rsidRDefault="00000000" w:rsidRPr="00000000" w14:paraId="00000367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“Как начинается ваш день?”</w:t>
      </w:r>
    </w:p>
    <w:p w:rsidR="00000000" w:rsidDel="00000000" w:rsidP="00000000" w:rsidRDefault="00000000" w:rsidRPr="00000000" w14:paraId="00000369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Прервавшись от работы после продуктивного созвона, т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ы выходишь во двор  и видишь, что твой сосед уже разминается на корте пэддл-тенниса. Сет, игра, победа. Реванш? Не сегодня, ведь неподалеку уже слышен гул стритбольной площадки.</w:t>
      </w:r>
    </w:p>
    <w:p w:rsidR="00000000" w:rsidDel="00000000" w:rsidP="00000000" w:rsidRDefault="00000000" w:rsidRPr="00000000" w14:paraId="0000036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Игра игрой, но тайм-менеджмент никто не отменял. Очередной созвон, порция кода, созвон, фоллоу-ап встречи, разминка, и долгожданный поход в арт-пространство поселка  - сегодня начинаются курсы режиссуры документального кино - ты записался на пробное занятие. Потому что здесь ты  не только работаешь - ты растешь.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№3</w:t>
      </w:r>
    </w:p>
    <w:p w:rsidR="00000000" w:rsidDel="00000000" w:rsidP="00000000" w:rsidRDefault="00000000" w:rsidRPr="00000000" w14:paraId="0000036F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“Обед”</w:t>
      </w:r>
    </w:p>
    <w:p w:rsidR="00000000" w:rsidDel="00000000" w:rsidP="00000000" w:rsidRDefault="00000000" w:rsidRPr="00000000" w14:paraId="00000371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Обед - не в одиночку за ноутбуком, а в ресторане у озера. За соседним столиком - диджей из Екатеринбурга, который ведет мастер-класс по электронной музыке в студии поселка. Вы обсуждаете грядущие ивенты поселка, делитесь планами на развитие своего бизнеса, смеетесь над “классическими” рабочими моментами. Затем чек статусов задач в CRM и понимание, что на сегодня рабочий день завершен и можно провести оставшуюся часть дня с пользой для себя.</w:t>
      </w:r>
    </w:p>
    <w:p w:rsidR="00000000" w:rsidDel="00000000" w:rsidP="00000000" w:rsidRDefault="00000000" w:rsidRPr="00000000" w14:paraId="0000037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№4</w:t>
      </w:r>
    </w:p>
    <w:p w:rsidR="00000000" w:rsidDel="00000000" w:rsidP="00000000" w:rsidRDefault="00000000" w:rsidRPr="00000000" w14:paraId="00000378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“Свободное время”</w:t>
      </w:r>
    </w:p>
    <w:p w:rsidR="00000000" w:rsidDel="00000000" w:rsidP="00000000" w:rsidRDefault="00000000" w:rsidRPr="00000000" w14:paraId="0000037A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Погода - ясная, теплая, солнечная - чем не повод для того, чтобы насладиться прогулкой на Sup-е? Или все-таки собрать друзей, доехать до моря и поиграть в пляжный волейбол? Ты прагматичен - и выбираешь, что можешь успеть все. И это не спешка, это возможность заниматься любимым хобби без необходимости выбирать и ездить на другой конец города.</w:t>
      </w:r>
    </w:p>
    <w:p w:rsidR="00000000" w:rsidDel="00000000" w:rsidP="00000000" w:rsidRDefault="00000000" w:rsidRPr="00000000" w14:paraId="0000037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№4</w:t>
      </w:r>
    </w:p>
    <w:p w:rsidR="00000000" w:rsidDel="00000000" w:rsidP="00000000" w:rsidRDefault="00000000" w:rsidRPr="00000000" w14:paraId="0000037F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“Вечер”</w:t>
      </w:r>
    </w:p>
    <w:p w:rsidR="00000000" w:rsidDel="00000000" w:rsidP="00000000" w:rsidRDefault="00000000" w:rsidRPr="00000000" w14:paraId="0000038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Как ни странно, но ты снова предпочел сообщество уединению. Кто-то из друзей устраивает винную дегустацию в винодельне ,кто-то - кинопоказ под открытым небом,</w:t>
      </w:r>
    </w:p>
    <w:p w:rsidR="00000000" w:rsidDel="00000000" w:rsidP="00000000" w:rsidRDefault="00000000" w:rsidRPr="00000000" w14:paraId="0000038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 еще сегодня - open mic в амфитеатре. Выбор сделан и через несколько минут ты уже слушаешь стэндап про переезд из Москвы, и понимаешь - ты не один.</w:t>
      </w:r>
    </w:p>
    <w:p w:rsidR="00000000" w:rsidDel="00000000" w:rsidP="00000000" w:rsidRDefault="00000000" w:rsidRPr="00000000" w14:paraId="0000038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№5</w:t>
      </w:r>
    </w:p>
    <w:p w:rsidR="00000000" w:rsidDel="00000000" w:rsidP="00000000" w:rsidRDefault="00000000" w:rsidRPr="00000000" w14:paraId="00000386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“Конец дня”</w:t>
      </w:r>
    </w:p>
    <w:p w:rsidR="00000000" w:rsidDel="00000000" w:rsidP="00000000" w:rsidRDefault="00000000" w:rsidRPr="00000000" w14:paraId="00000388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выступлений никто не расходится сразу. Кто-то остается у костра с гитарой, кто-то идет на ночную прогулку к озеру. Ты медленно возвращаешься домой - не потому что «пора спать», а потому что хочется тишины после общения.</w:t>
      </w:r>
    </w:p>
    <w:p w:rsidR="00000000" w:rsidDel="00000000" w:rsidP="00000000" w:rsidRDefault="00000000" w:rsidRPr="00000000" w14:paraId="0000038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Дома - мягкий свет, плед на диване, глоток травяного чая перед сном.. За окном  звезды, тишина и ощущение, что завтра будет так же легко.</w:t>
      </w:r>
    </w:p>
    <w:p w:rsidR="00000000" w:rsidDel="00000000" w:rsidP="00000000" w:rsidRDefault="00000000" w:rsidRPr="00000000" w14:paraId="0000038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Roboto" w:cs="Roboto" w:eastAsia="Roboto" w:hAnsi="Roboto"/>
          <w:i w:val="1"/>
          <w:iCs w:val="1"/>
          <w:color w:val="f7f8f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Ты кладешь телефон на зарядку и впервые за много лет не проверяешь почту перед сном.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Слайд №6</w:t>
      </w:r>
    </w:p>
    <w:p w:rsidR="00000000" w:rsidDel="00000000" w:rsidP="00000000" w:rsidRDefault="00000000" w:rsidRPr="00000000" w14:paraId="00000390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“Конец дня”</w:t>
      </w:r>
    </w:p>
    <w:p w:rsidR="00000000" w:rsidDel="00000000" w:rsidP="00000000" w:rsidRDefault="00000000" w:rsidRPr="00000000" w14:paraId="00000392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Ты живешь не на «даче», а в просторном доме с участком, где можно грамотно выстроить свой день и вернуть себе тот самый, пресловутый work-life balance,</w:t>
      </w:r>
    </w:p>
    <w:p w:rsidR="00000000" w:rsidDel="00000000" w:rsidP="00000000" w:rsidRDefault="00000000" w:rsidRPr="00000000" w14:paraId="0000039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 самое главное - вокруг тебя люди, которые понимают:удаленка и переезд в коттеджный поселок это не побег, а инструмент.</w:t>
      </w:r>
    </w:p>
    <w:p w:rsidR="00000000" w:rsidDel="00000000" w:rsidP="00000000" w:rsidRDefault="00000000" w:rsidRPr="00000000" w14:paraId="0000039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Roboto" w:cs="Roboto" w:eastAsia="Roboto" w:hAnsi="Roboto"/>
          <w:color w:val="f7f8f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 жизнь  это когда ты работаешь над тем, что любишь, среди тех, кто тебя вдохновляет. Ты не уехал из города.Ты приехал туда, где работа - часть жизни, а не ее замена.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Roboto" w:cs="Roboto" w:eastAsia="Roboto" w:hAnsi="Roboto"/>
          <w:shd w:fill="9fc5e8" w:val="clear"/>
        </w:rPr>
      </w:pPr>
      <w:r w:rsidDel="00000000" w:rsidR="00000000" w:rsidRPr="00000000">
        <w:rPr>
          <w:rFonts w:ascii="Roboto" w:cs="Roboto" w:eastAsia="Roboto" w:hAnsi="Roboto"/>
          <w:shd w:fill="9fc5e8" w:val="clear"/>
          <w:rtl w:val="0"/>
        </w:rPr>
        <w:t xml:space="preserve">Для летних резидентов </w:t>
      </w:r>
    </w:p>
    <w:p w:rsidR="00000000" w:rsidDel="00000000" w:rsidP="00000000" w:rsidRDefault="00000000" w:rsidRPr="00000000" w14:paraId="0000039A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jc w:val="left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Слайд №1</w:t>
      </w:r>
    </w:p>
    <w:p w:rsidR="00000000" w:rsidDel="00000000" w:rsidP="00000000" w:rsidRDefault="00000000" w:rsidRPr="00000000" w14:paraId="0000039C">
      <w:pPr>
        <w:jc w:val="left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jc w:val="left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“Почему “Вилла Крым”?”</w:t>
      </w:r>
    </w:p>
    <w:p w:rsidR="00000000" w:rsidDel="00000000" w:rsidP="00000000" w:rsidRDefault="00000000" w:rsidRPr="00000000" w14:paraId="0000039E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 больше не тратите весь май на поиск арендного жилья, сравнение отзывов и переживания, что не успеете, выйдет дорого, сделаете неправильный выбор. Вы просто приезжаете в Вашу летнюю резиденцию, которая уже ждет Вас -  дом чистый, участок ухожен, коммуникации в обслуженном и рабочем состоянии, а соседи уже заждались и приготовили для Вас торжественный прием.</w:t>
      </w:r>
    </w:p>
    <w:p w:rsidR="00000000" w:rsidDel="00000000" w:rsidP="00000000" w:rsidRDefault="00000000" w:rsidRPr="00000000" w14:paraId="000003A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Слайд №2</w:t>
      </w:r>
    </w:p>
    <w:p w:rsidR="00000000" w:rsidDel="00000000" w:rsidP="00000000" w:rsidRDefault="00000000" w:rsidRPr="00000000" w14:paraId="000003A2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“Первый день”</w:t>
      </w:r>
    </w:p>
    <w:p w:rsidR="00000000" w:rsidDel="00000000" w:rsidP="00000000" w:rsidRDefault="00000000" w:rsidRPr="00000000" w14:paraId="000003A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Дети бегут к пляжу, даже не разобрав чемоданы , потому что их друзья уже заждались. Те самые, с которыми они провели своё лучшее лето в прошлом году и клялись писать друг другу зимой (и даже писали!).</w:t>
      </w:r>
    </w:p>
    <w:p w:rsidR="00000000" w:rsidDel="00000000" w:rsidP="00000000" w:rsidRDefault="00000000" w:rsidRPr="00000000" w14:paraId="000003A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Вы завариваете кофе на террасе, а сосед, уже окончательно переехавший в “Виллу Крым” из Москвы уже машет из-за забора: вы спрашиваете ,  «А сегодня будет дегустация сыров и вина?» - он смеётся: «Ждали весь год?»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Слайд №3</w:t>
      </w:r>
    </w:p>
    <w:p w:rsidR="00000000" w:rsidDel="00000000" w:rsidP="00000000" w:rsidRDefault="00000000" w:rsidRPr="00000000" w14:paraId="000003A9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“Лето”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Слайд №4</w:t>
      </w:r>
    </w:p>
    <w:p w:rsidR="00000000" w:rsidDel="00000000" w:rsidP="00000000" w:rsidRDefault="00000000" w:rsidRPr="00000000" w14:paraId="000003AF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“Без забот”</w:t>
      </w:r>
    </w:p>
    <w:p w:rsidR="00000000" w:rsidDel="00000000" w:rsidP="00000000" w:rsidRDefault="00000000" w:rsidRPr="00000000" w14:paraId="000003B1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А когда август подходит к концу, вы не спешите собирать чемоданы.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Вы фотографируете закат над озером, записываете номер телефона соседа: «Обязательно приезжайте к нам!» - и думаете:</w:t>
      </w:r>
    </w:p>
    <w:p w:rsidR="00000000" w:rsidDel="00000000" w:rsidP="00000000" w:rsidRDefault="00000000" w:rsidRPr="00000000" w14:paraId="000003B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«Как же мы раньше жили без этого места?»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Слайд №5</w:t>
      </w:r>
    </w:p>
    <w:p w:rsidR="00000000" w:rsidDel="00000000" w:rsidP="00000000" w:rsidRDefault="00000000" w:rsidRPr="00000000" w14:paraId="000003B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 не «арендуете отдых». Вы возвращаетесь домой - пусть и на два месяца.</w:t>
      </w:r>
    </w:p>
    <w:p w:rsidR="00000000" w:rsidDel="00000000" w:rsidP="00000000" w:rsidRDefault="00000000" w:rsidRPr="00000000" w14:paraId="000003B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Здесь ваши дети нашли друзей, которых ждут весь год.</w:t>
      </w:r>
    </w:p>
    <w:p w:rsidR="00000000" w:rsidDel="00000000" w:rsidP="00000000" w:rsidRDefault="00000000" w:rsidRPr="00000000" w14:paraId="000003B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Здесь вы впервые за долгое время Вы забыли про рутину и  стресс и не чувствуете в этом вины.</w:t>
      </w:r>
    </w:p>
    <w:p w:rsidR="00000000" w:rsidDel="00000000" w:rsidP="00000000" w:rsidRDefault="00000000" w:rsidRPr="00000000" w14:paraId="000003B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Слайд №6</w:t>
      </w:r>
    </w:p>
    <w:p w:rsidR="00000000" w:rsidDel="00000000" w:rsidP="00000000" w:rsidRDefault="00000000" w:rsidRPr="00000000" w14:paraId="000003B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«Вилла Крым» это не просто дом на лето. Это и есть лето.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То самое - настоящее, тёплое, полное жизни.</w:t>
      </w:r>
    </w:p>
    <w:p w:rsidR="00000000" w:rsidDel="00000000" w:rsidP="00000000" w:rsidRDefault="00000000" w:rsidRPr="00000000" w14:paraId="000003C1">
      <w:pPr>
        <w:rPr>
          <w:color w:val="f7f8fc"/>
          <w:sz w:val="24"/>
          <w:szCs w:val="24"/>
        </w:rPr>
      </w:pPr>
      <w:r w:rsidDel="00000000" w:rsidR="00000000" w:rsidRPr="00000000">
        <w:rPr>
          <w:rtl w:val="0"/>
        </w:rPr>
        <w:t xml:space="preserve">И оно ждёт вас  каждый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Блок 10 - Достопримечательности</w:t>
      </w:r>
    </w:p>
    <w:p w:rsidR="00000000" w:rsidDel="00000000" w:rsidP="00000000" w:rsidRDefault="00000000" w:rsidRPr="00000000" w14:paraId="000003C6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Левый верхний угол - </w:t>
      </w:r>
    </w:p>
    <w:p w:rsidR="00000000" w:rsidDel="00000000" w:rsidP="00000000" w:rsidRDefault="00000000" w:rsidRPr="00000000" w14:paraId="000003C8">
      <w:pPr>
        <w:numPr>
          <w:ilvl w:val="0"/>
          <w:numId w:val="3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Основной лозунг УТП - ключевые слова обрамляем фреймом</w:t>
      </w:r>
    </w:p>
    <w:p w:rsidR="00000000" w:rsidDel="00000000" w:rsidP="00000000" w:rsidRDefault="00000000" w:rsidRPr="00000000" w14:paraId="000003C9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Керчь - современный город с многовековой стороной</w:t>
      </w:r>
    </w:p>
    <w:p w:rsidR="00000000" w:rsidDel="00000000" w:rsidP="00000000" w:rsidRDefault="00000000" w:rsidRPr="00000000" w14:paraId="000003CA">
      <w:pPr>
        <w:ind w:left="72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Центр (левая сторона) -</w:t>
      </w:r>
    </w:p>
    <w:p w:rsidR="00000000" w:rsidDel="00000000" w:rsidP="00000000" w:rsidRDefault="00000000" w:rsidRPr="00000000" w14:paraId="000003CC">
      <w:pPr>
        <w:numPr>
          <w:ilvl w:val="0"/>
          <w:numId w:val="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Видеоролик про конкретную достопроимечательность</w:t>
      </w:r>
    </w:p>
    <w:p w:rsidR="00000000" w:rsidDel="00000000" w:rsidP="00000000" w:rsidRDefault="00000000" w:rsidRPr="00000000" w14:paraId="000003CD">
      <w:pPr>
        <w:numPr>
          <w:ilvl w:val="0"/>
          <w:numId w:val="39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Описание достопримечательности</w:t>
      </w:r>
    </w:p>
    <w:p w:rsidR="00000000" w:rsidDel="00000000" w:rsidP="00000000" w:rsidRDefault="00000000" w:rsidRPr="00000000" w14:paraId="000003CE">
      <w:pPr>
        <w:numPr>
          <w:ilvl w:val="0"/>
          <w:numId w:val="39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Время до достопримечательности от КПВК</w:t>
      </w:r>
    </w:p>
    <w:p w:rsidR="00000000" w:rsidDel="00000000" w:rsidP="00000000" w:rsidRDefault="00000000" w:rsidRPr="00000000" w14:paraId="000003CF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Правая сторона - </w:t>
      </w:r>
    </w:p>
    <w:p w:rsidR="00000000" w:rsidDel="00000000" w:rsidP="00000000" w:rsidRDefault="00000000" w:rsidRPr="00000000" w14:paraId="000003D1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3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Карта с пинами достопримечательностей</w:t>
      </w:r>
    </w:p>
    <w:p w:rsidR="00000000" w:rsidDel="00000000" w:rsidP="00000000" w:rsidRDefault="00000000" w:rsidRPr="00000000" w14:paraId="000003D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Референс - </w:t>
      </w:r>
      <w:hyperlink r:id="rId16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u w:val="single"/>
            <w:rtl w:val="0"/>
          </w:rPr>
          <w:t xml:space="preserve">https://ecopark-krym.ru/</w:t>
        </w:r>
      </w:hyperlink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- делаем по образу и подобию блока №5</w:t>
      </w:r>
      <w:r w:rsidDel="00000000" w:rsidR="00000000" w:rsidRPr="00000000">
        <w:br w:type="page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Блок 11 - Фотогалерея</w:t>
      </w:r>
    </w:p>
    <w:p w:rsidR="00000000" w:rsidDel="00000000" w:rsidP="00000000" w:rsidRDefault="00000000" w:rsidRPr="00000000" w14:paraId="000003D6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jc w:val="center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Левый верхний угол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4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Название раздела</w:t>
      </w:r>
    </w:p>
    <w:p w:rsidR="00000000" w:rsidDel="00000000" w:rsidP="00000000" w:rsidRDefault="00000000" w:rsidRPr="00000000" w14:paraId="000003DB">
      <w:pPr>
        <w:numPr>
          <w:ilvl w:val="0"/>
          <w:numId w:val="4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Краткое описание раздела</w:t>
      </w:r>
    </w:p>
    <w:p w:rsidR="00000000" w:rsidDel="00000000" w:rsidP="00000000" w:rsidRDefault="00000000" w:rsidRPr="00000000" w14:paraId="000003D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Центр -</w:t>
      </w:r>
    </w:p>
    <w:p w:rsidR="00000000" w:rsidDel="00000000" w:rsidP="00000000" w:rsidRDefault="00000000" w:rsidRPr="00000000" w14:paraId="000003DF">
      <w:pPr>
        <w:numPr>
          <w:ilvl w:val="0"/>
          <w:numId w:val="4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Фильтр (текстовый) по разделам фотоальбому, привязанный к визуальной картинке-фильтру ниже</w:t>
      </w:r>
    </w:p>
    <w:p w:rsidR="00000000" w:rsidDel="00000000" w:rsidP="00000000" w:rsidRDefault="00000000" w:rsidRPr="00000000" w14:paraId="000003E0">
      <w:pPr>
        <w:numPr>
          <w:ilvl w:val="0"/>
          <w:numId w:val="4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Изображение-фильтр (креатив) - делится на 3 блока (Интерьеры/Дом и участок), Территория поселка. Неактивные разделы - в ЧБ, активный - цветом</w:t>
      </w:r>
    </w:p>
    <w:p w:rsidR="00000000" w:rsidDel="00000000" w:rsidP="00000000" w:rsidRDefault="00000000" w:rsidRPr="00000000" w14:paraId="000003E1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Правая часть -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3E3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ind w:left="0" w:firstLine="0"/>
        <w:rPr>
          <w:rFonts w:ascii="Roboto" w:cs="Roboto" w:eastAsia="Roboto" w:hAnsi="Roboto"/>
        </w:rPr>
      </w:pPr>
      <w:commentRangeStart w:id="64"/>
      <w:commentRangeStart w:id="65"/>
      <w:commentRangeStart w:id="66"/>
      <w:commentRangeStart w:id="67"/>
      <w:r w:rsidDel="00000000" w:rsidR="00000000" w:rsidRPr="00000000">
        <w:rPr>
          <w:rFonts w:ascii="Roboto" w:cs="Roboto" w:eastAsia="Roboto" w:hAnsi="Roboto"/>
          <w:rtl w:val="0"/>
        </w:rPr>
        <w:t xml:space="preserve">Фотогалерея (скролл, превьюшки и переход в альбом)</w:t>
      </w:r>
      <w:commentRangeEnd w:id="64"/>
      <w:r w:rsidDel="00000000" w:rsidR="00000000" w:rsidRPr="00000000">
        <w:commentReference w:id="64"/>
      </w:r>
      <w:commentRangeEnd w:id="65"/>
      <w:r w:rsidDel="00000000" w:rsidR="00000000" w:rsidRPr="00000000">
        <w:commentReference w:id="65"/>
      </w:r>
      <w:commentRangeEnd w:id="66"/>
      <w:r w:rsidDel="00000000" w:rsidR="00000000" w:rsidRPr="00000000">
        <w:commentReference w:id="66"/>
      </w:r>
      <w:r w:rsidDel="00000000" w:rsidR="00000000" w:rsidRPr="00000000">
        <w:br w:type="page"/>
      </w:r>
      <w:commentRangeEnd w:id="67"/>
      <w:r w:rsidDel="00000000" w:rsidR="00000000" w:rsidRPr="00000000">
        <w:commentReference w:id="6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ind w:left="0" w:firstLine="0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Блок 12 - Блок отзывы</w:t>
      </w:r>
    </w:p>
    <w:p w:rsidR="00000000" w:rsidDel="00000000" w:rsidP="00000000" w:rsidRDefault="00000000" w:rsidRPr="00000000" w14:paraId="000003E6">
      <w:pPr>
        <w:ind w:left="0" w:firstLine="0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ind w:left="72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Левый верхний угол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</w:t>
      </w:r>
    </w:p>
    <w:p w:rsidR="00000000" w:rsidDel="00000000" w:rsidP="00000000" w:rsidRDefault="00000000" w:rsidRPr="00000000" w14:paraId="000003E8">
      <w:pPr>
        <w:numPr>
          <w:ilvl w:val="0"/>
          <w:numId w:val="27"/>
        </w:numPr>
        <w:ind w:left="144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Лозунг-УТП</w:t>
      </w:r>
    </w:p>
    <w:p w:rsidR="00000000" w:rsidDel="00000000" w:rsidP="00000000" w:rsidRDefault="00000000" w:rsidRPr="00000000" w14:paraId="000003E9">
      <w:pPr>
        <w:ind w:left="720" w:firstLine="0"/>
        <w:jc w:val="left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Не просто соседи, а настоящее сообщество</w:t>
      </w:r>
    </w:p>
    <w:p w:rsidR="00000000" w:rsidDel="00000000" w:rsidP="00000000" w:rsidRDefault="00000000" w:rsidRPr="00000000" w14:paraId="000003EA">
      <w:pPr>
        <w:ind w:left="720" w:firstLine="0"/>
        <w:jc w:val="left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ind w:left="720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Нижний левый угол -</w:t>
      </w:r>
    </w:p>
    <w:p w:rsidR="00000000" w:rsidDel="00000000" w:rsidP="00000000" w:rsidRDefault="00000000" w:rsidRPr="00000000" w14:paraId="000003EC">
      <w:pPr>
        <w:numPr>
          <w:ilvl w:val="0"/>
          <w:numId w:val="33"/>
        </w:numPr>
        <w:ind w:left="144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Краткое описание-расшифровка УТП</w:t>
      </w:r>
    </w:p>
    <w:p w:rsidR="00000000" w:rsidDel="00000000" w:rsidP="00000000" w:rsidRDefault="00000000" w:rsidRPr="00000000" w14:paraId="000003ED">
      <w:pPr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ind w:left="720" w:firstLine="0"/>
        <w:jc w:val="left"/>
        <w:rPr>
          <w:rFonts w:ascii="Roboto" w:cs="Roboto" w:eastAsia="Roboto" w:hAnsi="Roboto"/>
          <w:b w:val="1"/>
          <w:bCs w:val="1"/>
        </w:rPr>
      </w:pPr>
      <w:commentRangeStart w:id="68"/>
      <w:commentRangeStart w:id="69"/>
      <w:commentRangeStart w:id="7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Правая часть - </w:t>
      </w:r>
    </w:p>
    <w:p w:rsidR="00000000" w:rsidDel="00000000" w:rsidP="00000000" w:rsidRDefault="00000000" w:rsidRPr="00000000" w14:paraId="000003EF">
      <w:pPr>
        <w:numPr>
          <w:ilvl w:val="0"/>
          <w:numId w:val="10"/>
        </w:numPr>
        <w:ind w:left="144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Слайдер с вертикальными превью с видео отзывами </w:t>
      </w:r>
      <w:commentRangeEnd w:id="68"/>
      <w:r w:rsidDel="00000000" w:rsidR="00000000" w:rsidRPr="00000000">
        <w:commentReference w:id="68"/>
      </w:r>
      <w:commentRangeEnd w:id="69"/>
      <w:r w:rsidDel="00000000" w:rsidR="00000000" w:rsidRPr="00000000">
        <w:commentReference w:id="69"/>
      </w:r>
      <w:commentRangeEnd w:id="70"/>
      <w:r w:rsidDel="00000000" w:rsidR="00000000" w:rsidRPr="00000000">
        <w:commentReference w:id="70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Блок 13 - Новости и пресс-служба</w:t>
      </w:r>
    </w:p>
    <w:p w:rsidR="00000000" w:rsidDel="00000000" w:rsidP="00000000" w:rsidRDefault="00000000" w:rsidRPr="00000000" w14:paraId="000003F1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Разделить на три группы со слайдерами.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Формат - Вертикальные превью под размер Shorts/ Reels. Блок “Новости”, Блок “Что будет сделано”, Блок “Отчеты”</w:t>
      </w:r>
    </w:p>
    <w:p w:rsidR="00000000" w:rsidDel="00000000" w:rsidP="00000000" w:rsidRDefault="00000000" w:rsidRPr="00000000" w14:paraId="000003F3">
      <w:pPr>
        <w:rPr>
          <w:rFonts w:ascii="Roboto" w:cs="Roboto" w:eastAsia="Roboto" w:hAnsi="Roboto"/>
        </w:rPr>
      </w:pPr>
      <w:commentRangeStart w:id="71"/>
      <w:commentRangeStart w:id="72"/>
      <w:commentRangeStart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Формат превью - шапка с названием видео, превьюшка видео </w:t>
      </w:r>
      <w:r w:rsidDel="00000000" w:rsidR="00000000" w:rsidRPr="00000000">
        <w:br w:type="page"/>
      </w:r>
      <w:commentRangeEnd w:id="71"/>
      <w:r w:rsidDel="00000000" w:rsidR="00000000" w:rsidRPr="00000000">
        <w:commentReference w:id="71"/>
      </w:r>
      <w:commentRangeEnd w:id="72"/>
      <w:r w:rsidDel="00000000" w:rsidR="00000000" w:rsidRPr="00000000">
        <w:commentReference w:id="72"/>
      </w:r>
      <w:commentRangeEnd w:id="73"/>
      <w:r w:rsidDel="00000000" w:rsidR="00000000" w:rsidRPr="00000000">
        <w:commentReference w:id="7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Блок 14 - Форма обратной связи</w:t>
      </w:r>
    </w:p>
    <w:p w:rsidR="00000000" w:rsidDel="00000000" w:rsidP="00000000" w:rsidRDefault="00000000" w:rsidRPr="00000000" w14:paraId="000003F6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rPr>
          <w:rFonts w:ascii="Roboto" w:cs="Roboto" w:eastAsia="Roboto" w:hAnsi="Roboto"/>
          <w:sz w:val="24"/>
          <w:szCs w:val="24"/>
        </w:rPr>
      </w:pPr>
      <w:bookmarkStart w:colFirst="0" w:colLast="0" w:name="_gaptjbfvgxrx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стройка, а просто переезд. Оставьте ваш номер телефона и мы свяжемся с вами, чтобы помочь осуществить мечту о жизни у моря.</w:t>
        <w:br w:type="textWrapping"/>
        <w:br w:type="textWrapping"/>
        <w:t xml:space="preserve">ИМЯ</w:t>
        <w:br w:type="textWrapping"/>
        <w:t xml:space="preserve">ТЕЛЕФОН</w:t>
      </w:r>
    </w:p>
    <w:p w:rsidR="00000000" w:rsidDel="00000000" w:rsidP="00000000" w:rsidRDefault="00000000" w:rsidRPr="00000000" w14:paraId="000003F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Политика конфиденциальности</w:t>
        <w:br w:type="textWrapping"/>
        <w:t xml:space="preserve">Обработка персональных данных</w:t>
        <w:br w:type="textWrapping"/>
        <w:t xml:space="preserve">Подписка на рассылку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Мини‑форма:</w:t>
        <w:br w:type="textWrapping"/>
        <w:t xml:space="preserve"> «Оставьте телефон - перезвоним, чтобы договориться о визите на завод или в поселок.»</w:t>
        <w:br w:type="textWrapping"/>
        <w:t xml:space="preserve"> Поля: имя, телефон, что хотите посмотреть (завод / поселок / оба).</w:t>
      </w:r>
    </w:p>
    <w:p w:rsidR="00000000" w:rsidDel="00000000" w:rsidP="00000000" w:rsidRDefault="00000000" w:rsidRPr="00000000" w14:paraId="000003FB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del w:author="Nina Khachaturyan" w:id="4" w:date="2026-02-06T08:31:47Z"/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Финальная форма: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«Оставьте заявку на персональный расчет переезда. Мы перезвоним и ответим на все вопросы».</w:t>
      </w:r>
      <w:del w:author="Nina Khachaturyan" w:id="4" w:date="2026-02-06T08:31:47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3FD">
      <w:pPr>
        <w:rPr>
          <w:del w:author="Nina Khachaturyan" w:id="4" w:date="2026-02-06T08:31:47Z"/>
          <w:rFonts w:ascii="Roboto" w:cs="Roboto" w:eastAsia="Roboto" w:hAnsi="Roboto"/>
        </w:rPr>
      </w:pPr>
      <w:del w:author="Nina Khachaturyan" w:id="4" w:date="2026-02-06T08:31:47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3FE">
      <w:pPr>
        <w:rPr>
          <w:del w:author="Nina Khachaturyan" w:id="4" w:date="2026-02-06T08:31:47Z"/>
          <w:rFonts w:ascii="Roboto" w:cs="Roboto" w:eastAsia="Roboto" w:hAnsi="Roboto"/>
          <w:i w:val="1"/>
          <w:iCs w:val="1"/>
        </w:rPr>
      </w:pPr>
      <w:del w:author="Nina Khachaturyan" w:id="4" w:date="2026-02-06T08:31:47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3FF">
      <w:pPr>
        <w:ind w:left="0" w:firstLine="0"/>
        <w:jc w:val="left"/>
        <w:rPr>
          <w:del w:author="Nina Khachaturyan" w:id="4" w:date="2026-02-06T08:31:47Z"/>
          <w:rFonts w:ascii="Roboto" w:cs="Roboto" w:eastAsia="Roboto" w:hAnsi="Roboto"/>
        </w:rPr>
        <w:pPrChange w:author="Nina Khachaturyan" w:id="0" w:date="2026-02-06T08:31:49Z">
          <w:pPr>
            <w:ind w:left="1440" w:firstLine="0"/>
            <w:jc w:val="left"/>
          </w:pPr>
        </w:pPrChange>
      </w:pPr>
      <w:del w:author="Nina Khachaturyan" w:id="4" w:date="2026-02-06T08:31:47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400">
      <w:pPr>
        <w:ind w:left="0" w:firstLine="0"/>
        <w:jc w:val="left"/>
        <w:rPr>
          <w:rFonts w:ascii="Roboto" w:cs="Roboto" w:eastAsia="Roboto" w:hAnsi="Roboto"/>
          <w:b w:val="1"/>
          <w:bCs w:val="1"/>
          <w:rPrChange w:author="Nina Khachaturyan" w:id="5" w:date="2026-02-06T08:31:49Z">
            <w:rPr>
              <w:rFonts w:ascii="Roboto" w:cs="Roboto" w:eastAsia="Roboto" w:hAnsi="Roboto"/>
              <w:b w:val="1"/>
              <w:bCs w:val="1"/>
            </w:rPr>
          </w:rPrChange>
        </w:rPr>
      </w:pPr>
      <w:ins w:author="Nina Khachaturyan" w:id="4" w:date="2026-02-06T08:31:47Z">
        <w:r w:rsidDel="00000000" w:rsidR="00000000" w:rsidRPr="00000000">
          <w:rPr>
            <w:rFonts w:ascii="Roboto" w:cs="Roboto" w:eastAsia="Roboto" w:hAnsi="Roboto"/>
            <w:b w:val="1"/>
            <w:bCs w:val="1"/>
            <w:rPrChange w:author="Nina Khachaturyan" w:id="5" w:date="2026-02-06T08:31:49Z">
              <w:rPr>
                <w:rFonts w:ascii="Roboto" w:cs="Roboto" w:eastAsia="Roboto" w:hAnsi="Roboto"/>
              </w:rPr>
            </w:rPrChange>
          </w:rPr>
          <w:drawing>
            <wp:inline distB="114300" distT="114300" distL="114300" distR="114300">
              <wp:extent cx="5731200" cy="3225800"/>
              <wp:effectExtent b="0" l="0" r="0" t="0"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225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ind w:left="0" w:firstLine="0"/>
        <w:jc w:val="left"/>
        <w:rPr>
          <w:rFonts w:ascii="Roboto" w:cs="Roboto" w:eastAsia="Roboto" w:hAnsi="Roboto"/>
          <w:b w:val="1"/>
          <w:bCs w:val="1"/>
          <w:rPrChange w:author="Nina Khachaturyan" w:id="5" w:date="2026-02-06T08:31:49Z">
            <w:rPr>
              <w:rFonts w:ascii="Roboto" w:cs="Roboto" w:eastAsia="Roboto" w:hAnsi="Roboto"/>
              <w:b w:val="1"/>
              <w:bCs w:val="1"/>
            </w:rPr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ins w:author="Nina Khachaturyan" w:id="8" w:date="2026-02-06T08:31:06Z"/>
          <w:rFonts w:ascii="Roboto" w:cs="Roboto" w:eastAsia="Roboto" w:hAnsi="Roboto"/>
          <w:b w:val="1"/>
          <w:bCs w:val="1"/>
          <w:i w:val="1"/>
          <w:iCs w:val="1"/>
          <w:rPrChange w:author="Nina Khachaturyan" w:id="7" w:date="2026-02-06T08:31:02Z">
            <w:rPr>
              <w:rFonts w:ascii="Roboto" w:cs="Roboto" w:eastAsia="Roboto" w:hAnsi="Roboto"/>
              <w:b w:val="1"/>
              <w:bCs w:val="1"/>
            </w:rPr>
          </w:rPrChange>
        </w:rPr>
      </w:pPr>
      <w:ins w:author="Nina Khachaturyan" w:id="6" w:date="2026-02-06T08:31:02Z">
        <w:commentRangeStart w:id="74"/>
        <w:commentRangeStart w:id="74"/>
        <w:commentRangeEnd w:id="74"/>
        <w:r w:rsidDel="00000000" w:rsidR="00000000" w:rsidRPr="00000000">
          <w:commentReference w:id="74"/>
        </w:r>
        <w:r w:rsidDel="00000000" w:rsidR="00000000" w:rsidRPr="00000000">
          <w:rPr>
            <w:rFonts w:ascii="Roboto" w:cs="Roboto" w:eastAsia="Roboto" w:hAnsi="Roboto"/>
            <w:b w:val="1"/>
            <w:bCs w:val="1"/>
            <w:i w:val="1"/>
            <w:iCs w:val="1"/>
            <w:rPrChange w:author="Nina Khachaturyan" w:id="7" w:date="2026-02-06T08:31:02Z">
              <w:rPr>
                <w:rFonts w:ascii="Roboto" w:cs="Roboto" w:eastAsia="Roboto" w:hAnsi="Roboto"/>
                <w:b w:val="1"/>
                <w:bCs w:val="1"/>
              </w:rPr>
            </w:rPrChange>
          </w:rPr>
          <w:drawing>
            <wp:inline distB="114300" distT="114300" distL="114300" distR="114300">
              <wp:extent cx="5731200" cy="3225800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225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ins>
      <w:ins w:author="Nina Khachaturyan" w:id="8" w:date="2026-02-06T08:31:06Z">
        <w:r w:rsidDel="00000000" w:rsidR="00000000" w:rsidRPr="00000000">
          <w:rPr>
            <w:rFonts w:ascii="Roboto" w:cs="Roboto" w:eastAsia="Roboto" w:hAnsi="Roboto"/>
            <w:b w:val="1"/>
            <w:bCs w:val="1"/>
            <w:i w:val="1"/>
            <w:iCs w:val="1"/>
            <w:rtl w:val="0"/>
            <w:rPrChange w:author="Nina Khachaturyan" w:id="7" w:date="2026-02-06T08:31:02Z">
              <w:rPr>
                <w:rFonts w:ascii="Roboto" w:cs="Roboto" w:eastAsia="Roboto" w:hAnsi="Roboto"/>
                <w:b w:val="1"/>
                <w:bCs w:val="1"/>
              </w:rPr>
            </w:rPrChange>
          </w:rPr>
          <w:t xml:space="preserve">или</w:t>
        </w:r>
      </w:ins>
    </w:p>
    <w:p w:rsidR="00000000" w:rsidDel="00000000" w:rsidP="00000000" w:rsidRDefault="00000000" w:rsidRPr="00000000" w14:paraId="00000403">
      <w:pPr>
        <w:rPr>
          <w:del w:author="Nina Khachaturyan" w:id="8" w:date="2026-02-06T08:31:06Z"/>
          <w:rFonts w:ascii="Roboto" w:cs="Roboto" w:eastAsia="Roboto" w:hAnsi="Roboto"/>
          <w:b w:val="1"/>
          <w:bCs w:val="1"/>
          <w:i w:val="1"/>
          <w:iCs w:val="1"/>
        </w:rPr>
      </w:pPr>
      <w:del w:author="Nina Khachaturyan" w:id="8" w:date="2026-02-06T08:31:0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404">
      <w:pPr>
        <w:rPr>
          <w:del w:author="Nina Khachaturyan" w:id="8" w:date="2026-02-06T08:31:06Z"/>
          <w:rFonts w:ascii="Roboto" w:cs="Roboto" w:eastAsia="Roboto" w:hAnsi="Roboto"/>
          <w:i w:val="1"/>
          <w:iCs w:val="1"/>
        </w:rPr>
      </w:pPr>
      <w:del w:author="Nina Khachaturyan" w:id="8" w:date="2026-02-06T08:31:0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405">
      <w:pPr>
        <w:rPr>
          <w:ins w:author="Nina Khachaturyan" w:id="8" w:date="2026-02-06T08:31:06Z"/>
          <w:del w:author="Nina Khachaturyan" w:id="8" w:date="2026-02-06T08:31:06Z"/>
          <w:rFonts w:ascii="Roboto" w:cs="Roboto" w:eastAsia="Roboto" w:hAnsi="Roboto"/>
          <w:i w:val="1"/>
          <w:iCs w:val="1"/>
        </w:rPr>
      </w:pPr>
      <w:del w:author="Nina Khachaturyan" w:id="8" w:date="2026-02-06T08:31:06Z">
        <w:r w:rsidDel="00000000" w:rsidR="00000000" w:rsidRPr="00000000">
          <w:br w:type="page"/>
        </w:r>
      </w:del>
      <w:ins w:author="Nina Khachaturyan" w:id="8" w:date="2026-02-06T08:31:06Z">
        <w:del w:author="Nina Khachaturyan" w:id="8" w:date="2026-02-06T08:31:06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406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jc w:val="center"/>
        <w:rPr>
          <w:rFonts w:ascii="Roboto" w:cs="Roboto" w:eastAsia="Roboto" w:hAnsi="Roboto"/>
          <w:b w:val="1"/>
          <w:bCs w:val="1"/>
        </w:rPr>
      </w:pPr>
      <w:commentRangeStart w:id="75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Блок 15 - Контакты</w:t>
      </w:r>
    </w:p>
    <w:p w:rsidR="00000000" w:rsidDel="00000000" w:rsidP="00000000" w:rsidRDefault="00000000" w:rsidRPr="00000000" w14:paraId="00000409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Roboto" w:cs="Roboto" w:eastAsia="Roboto" w:hAnsi="Roboto"/>
          <w:i w:val="1"/>
          <w:iCs w:val="1"/>
        </w:rPr>
      </w:pPr>
      <w:commentRangeStart w:id="76"/>
      <w:commentRangeStart w:id="77"/>
      <w:commentRangeStart w:id="78"/>
      <w:commentRangeStart w:id="79"/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Содержание:</w:t>
      </w:r>
    </w:p>
    <w:p w:rsidR="00000000" w:rsidDel="00000000" w:rsidP="00000000" w:rsidRDefault="00000000" w:rsidRPr="00000000" w14:paraId="0000040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Roboto" w:cs="Roboto" w:eastAsia="Roboto" w:hAnsi="Roboto"/>
          <w:b w:val="1"/>
          <w:bCs w:val="1"/>
          <w:shd w:fill="f1c232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hd w:fill="f1c232" w:val="clear"/>
          <w:rtl w:val="0"/>
        </w:rPr>
        <w:t xml:space="preserve">Коттеджный поселок Вилла Крым</w:t>
      </w:r>
    </w:p>
    <w:p w:rsidR="00000000" w:rsidDel="00000000" w:rsidP="00000000" w:rsidRDefault="00000000" w:rsidRPr="00000000" w14:paraId="0000040D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  <w:t xml:space="preserve">г. Керчь,  Пр-д Лазурного берега,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Офис продаж и выставочный дом “Вилла Крым”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г. Керчь,  Пр-д Лазурного берега, 20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График работы:</w:t>
        <w:br w:type="textWrapping"/>
        <w:t xml:space="preserve">ЕЖЕДНЕВНО: 08:00 - 17:00</w:t>
      </w:r>
    </w:p>
    <w:p w:rsidR="00000000" w:rsidDel="00000000" w:rsidP="00000000" w:rsidRDefault="00000000" w:rsidRPr="00000000" w14:paraId="00000412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ВК: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https://vk.com/villa_crimea_kerch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ОК: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 https://ok.ru/group/70000042796421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ТГ-канал: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 https://t.me/villa_crimea_kerch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ВК-канал: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 https://vk.com/im/channels/-234352479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RUTUBE :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 https://rutube.ru/channel/73111517/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YouTube: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 https://youtu.be/Qi_uKi4pNfU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ВК- видео: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 https://vkvideo.ru/video-211440384_456240004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  <w:t xml:space="preserve">Дзен: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 https://dzen.ru/user/4lmifqcvegofb_aooybkwhqdp38</w:t>
        </w:r>
      </w:hyperlink>
      <w:commentRangeEnd w:id="76"/>
      <w:r w:rsidDel="00000000" w:rsidR="00000000" w:rsidRPr="00000000">
        <w:commentReference w:id="76"/>
      </w:r>
      <w:commentRangeEnd w:id="77"/>
      <w:r w:rsidDel="00000000" w:rsidR="00000000" w:rsidRPr="00000000">
        <w:commentReference w:id="77"/>
      </w:r>
      <w:commentRangeEnd w:id="78"/>
      <w:r w:rsidDel="00000000" w:rsidR="00000000" w:rsidRPr="00000000">
        <w:commentReference w:id="78"/>
      </w:r>
      <w:commentRangeEnd w:id="79"/>
      <w:r w:rsidDel="00000000" w:rsidR="00000000" w:rsidRPr="00000000">
        <w:commentReference w:id="7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Roboto" w:cs="Roboto" w:eastAsia="Roboto" w:hAnsi="Roboto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Roboto" w:cs="Roboto" w:eastAsia="Roboto" w:hAnsi="Roboto"/>
          <w:b w:val="1"/>
          <w:bCs w:val="1"/>
          <w:shd w:fill="f1c232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hd w:fill="f1c232" w:val="clear"/>
          <w:rtl w:val="0"/>
        </w:rPr>
        <w:t xml:space="preserve">Модуль Дом Юг</w:t>
      </w:r>
    </w:p>
    <w:p w:rsidR="00000000" w:rsidDel="00000000" w:rsidP="00000000" w:rsidRDefault="00000000" w:rsidRPr="00000000" w14:paraId="0000041E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Офис продаж, выставочный дом и завод:</w:t>
        <w:br w:type="textWrapping"/>
        <w:t xml:space="preserve">г. Керчь,  ул. Льва Толстого 101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График работы:</w:t>
        <w:br w:type="textWrapping"/>
        <w:t xml:space="preserve">ЕЖЕДНЕВНО: 08:00 - 17:00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+7.978.222.22.52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Офис продаж и выставочный дом:</w:t>
        <w:br w:type="textWrapping"/>
        <w:t xml:space="preserve">г. Симферополь,  Евпаторийская ул. 125</w:t>
        <w:br w:type="textWrapping"/>
        <w:t xml:space="preserve">возле парковки ТЦ МЕТРО</w:t>
      </w:r>
    </w:p>
    <w:p w:rsidR="00000000" w:rsidDel="00000000" w:rsidP="00000000" w:rsidRDefault="00000000" w:rsidRPr="00000000" w14:paraId="00000425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График работы:</w:t>
        <w:br w:type="textWrapping"/>
        <w:t xml:space="preserve">ЕЖЕДНЕВНО: 09:00 - 19:00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  <w:t xml:space="preserve">+7.978.222.22.52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ВК: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 https://vk.com/moduldom_ug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ОК: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 ok.ru/moduldomug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ТГ-канал: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 t.me/moduldomug/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ВК-канал: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 https://vk.com/im/channels/-231105242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Rutube: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 https://rutube.ru/channel/38930945/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YouTube: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 https://www.youtube.com/channel/UC9PYOAL52E9Nk9PwKK9GW-A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Дзен :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https://dzen.ru/moduldom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  <w:t xml:space="preserve">ВК-видео: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 https://vkvideo.ru/@moduldom_ug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" w:cs="Roboto" w:eastAsia="Roboto" w:hAnsi="Roboto"/>
          <w:b w:val="1"/>
          <w:bCs w:val="1"/>
          <w:shd w:fill="f1c232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hd w:fill="f1c232" w:val="clear"/>
          <w:rtl w:val="0"/>
        </w:rPr>
        <w:t xml:space="preserve">Стройград</w:t>
      </w:r>
    </w:p>
    <w:p w:rsidR="00000000" w:rsidDel="00000000" w:rsidP="00000000" w:rsidRDefault="00000000" w:rsidRPr="00000000" w14:paraId="0000043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commentRangeStart w:id="80"/>
      <w:commentRangeStart w:id="81"/>
      <w:commentRangeStart w:id="82"/>
      <w:r w:rsidDel="00000000" w:rsidR="00000000" w:rsidRPr="00000000">
        <w:rPr>
          <w:rtl w:val="0"/>
        </w:rPr>
        <w:t xml:space="preserve">г.Керчь: ул. Сморжевского, 4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г.Керчь: ул. Льва Толстого, 101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Режим работы: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Пн.-Пт. 08:30 - 18:00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Сб. 09:00 - 17:00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color w:val="ffffff"/>
          <w:sz w:val="27"/>
          <w:szCs w:val="27"/>
        </w:rPr>
      </w:pPr>
      <w:r w:rsidDel="00000000" w:rsidR="00000000" w:rsidRPr="00000000">
        <w:rPr>
          <w:rtl w:val="0"/>
        </w:rPr>
        <w:t xml:space="preserve">+7 (978) 790-80-80</w:t>
      </w:r>
      <w:commentRangeEnd w:id="80"/>
      <w:r w:rsidDel="00000000" w:rsidR="00000000" w:rsidRPr="00000000">
        <w:commentReference w:id="80"/>
      </w:r>
      <w:commentRangeEnd w:id="81"/>
      <w:r w:rsidDel="00000000" w:rsidR="00000000" w:rsidRPr="00000000">
        <w:commentReference w:id="81"/>
      </w:r>
      <w:commentRangeEnd w:id="82"/>
      <w:r w:rsidDel="00000000" w:rsidR="00000000" w:rsidRPr="00000000">
        <w:commentReference w:id="8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0"/>
          <w:numId w:val="15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Карта с пинами всех адресов</w:t>
      </w:r>
    </w:p>
    <w:p w:rsidR="00000000" w:rsidDel="00000000" w:rsidP="00000000" w:rsidRDefault="00000000" w:rsidRPr="00000000" w14:paraId="00000445">
      <w:pPr>
        <w:rPr>
          <w:rFonts w:ascii="Roboto" w:cs="Roboto" w:eastAsia="Roboto" w:hAnsi="Roboto"/>
        </w:rPr>
      </w:pPr>
      <w:r w:rsidDel="00000000" w:rsidR="00000000" w:rsidRPr="00000000">
        <w:br w:type="page"/>
      </w:r>
      <w:commentRangeEnd w:id="75"/>
      <w:r w:rsidDel="00000000" w:rsidR="00000000" w:rsidRPr="00000000">
        <w:commentReference w:id="75"/>
      </w:r>
      <w:r w:rsidDel="00000000" w:rsidR="00000000" w:rsidRPr="00000000">
        <w:rPr>
          <w:rtl w:val="0"/>
        </w:rPr>
      </w:r>
    </w:p>
    <w:sectPr>
      <w:footerReference r:id="rId3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na Khachaturyan" w:id="74" w:date="2026-02-06T14:54:28Z"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и к формам остался крайний вот вопрос... я бы их раскидала по макету, а то сразу три идут. Или при анимации (или если человек на какое-то время задержался к примеру на блоке) чтоб выходили они. А то когда три рядом сразу, то немного тяжеловато и начинаешь сначала невольно смотреть чем они отличаются друз от друга и тд. (а не заполнять их). А раскидать бы по макету хорошо бы</w:t>
      </w:r>
    </w:p>
  </w:comment>
  <w:comment w:author="Nina Khachaturyan" w:id="33" w:date="2026-02-02T11:47:43Z"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Дозаполнить + контент (фото/видео/рендеры)</w:t>
      </w:r>
    </w:p>
  </w:comment>
  <w:comment w:author="A F" w:id="34" w:date="2026-02-02T12:02:48Z"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Пока ставьте заглушки, фото буду присылать по мере готовности, + мне надо знать разрешение фото, которое будет на сайте</w:t>
      </w:r>
    </w:p>
  </w:comment>
  <w:comment w:author="Nina Khachaturyan" w:id="35" w:date="2026-02-03T09:17:52Z"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36" w:date="2026-02-02T11:48:25Z"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информацию дослать</w:t>
      </w:r>
    </w:p>
  </w:comment>
  <w:comment w:author="A F" w:id="37" w:date="2026-02-02T12:03:38Z"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будет текстом реализовываться же? Если да, вводите данные 2027 год, я подправлю уже самостоятельно</w:t>
      </w:r>
    </w:p>
  </w:comment>
  <w:comment w:author="Nina Khachaturyan" w:id="38" w:date="2026-02-03T09:18:15Z"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71" w:date="2026-02-05T09:29:09Z"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предлагаю (как вариант) превью (фото) при наведении новость сама. Либо внизу надпись (даты нужны?)</w:t>
      </w:r>
    </w:p>
  </w:comment>
  <w:comment w:author="Nina Khachaturyan" w:id="72" w:date="2026-02-05T09:30:11Z"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клике на новость она увеличивается просто? Или мы должны попасть в галерею какую-то?</w:t>
      </w:r>
    </w:p>
  </w:comment>
  <w:comment w:author="A F" w:id="73" w:date="2026-02-05T11:21:48Z"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Только превью не подойдёт, новостей много, нужно, чтобы люди понимали про что речь. При клике, если можно сделать, чтобы новость раскрывалась всплывающим окном, то будет неплохо.</w:t>
      </w:r>
    </w:p>
  </w:comment>
  <w:comment w:author="Nina Khachaturyan" w:id="16" w:date="2026-02-03T13:56:50Z"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одним блоком? Или цифры еще уточняются?</w:t>
      </w:r>
    </w:p>
  </w:comment>
  <w:comment w:author="A F" w:id="17" w:date="2026-02-04T04:06:07Z"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 каждой ЦА сво пункты в нижней части главной страницы (как в вашем изначальном дизайне) и на моём рефе. Цифры уточняются - но сейчас основное сделать структуру, запустить лендинг, т.к. контентную часть мы всё-равно уже потом сами будем править и довносить, но уже в самой тильде</w:t>
      </w:r>
    </w:p>
  </w:comment>
  <w:comment w:author="Nina Khachaturyan" w:id="10" w:date="2026-02-02T11:42:26Z"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экрана много информации. Просьба подробно прописать, где указываем заголовок, где меняющуюся/иеся акции (а где фиксированные)</w:t>
      </w:r>
    </w:p>
  </w:comment>
  <w:comment w:author="A F" w:id="11" w:date="2026-02-02T11:59:53Z"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варианты слогана, все три не надо указывать. 1 из 3</w:t>
      </w:r>
    </w:p>
  </w:comment>
  <w:comment w:author="Nina Khachaturyan" w:id="12" w:date="2026-02-03T09:16:58Z"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21" w:date="2026-02-02T11:42:26Z"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экрана много информации. Просьба подробно прописать, где указываем заголовок, где меняющуюся/иеся акции (а где фиксированные)</w:t>
      </w:r>
    </w:p>
  </w:comment>
  <w:comment w:author="A F" w:id="22" w:date="2026-02-02T11:59:53Z"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варианты слогана, все три не надо указывать. 1 из 3</w:t>
      </w:r>
    </w:p>
  </w:comment>
  <w:comment w:author="Nina Khachaturyan" w:id="23" w:date="2026-02-03T09:16:58Z"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39" w:date="2026-02-02T11:49:22Z"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Выделение красным что означает? Текст еще редактируется?</w:t>
      </w:r>
    </w:p>
  </w:comment>
  <w:comment w:author="A F" w:id="40" w:date="2026-02-02T12:04:02Z"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Красным - текст нне утвержден. На сайте не нужен</w:t>
      </w:r>
    </w:p>
  </w:comment>
  <w:comment w:author="Nina Khachaturyan" w:id="41" w:date="2026-02-03T09:18:24Z"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13" w:date="2026-02-02T11:43:29Z"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куда при клике на "Подробнее" мы попадаем</w:t>
      </w:r>
    </w:p>
  </w:comment>
  <w:comment w:author="A F" w:id="14" w:date="2026-02-02T12:00:39Z"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второй экран в референсе дизайна. (Черный экран "Выберите пакетное предложение")</w:t>
      </w:r>
    </w:p>
  </w:comment>
  <w:comment w:author="Nina Khachaturyan" w:id="15" w:date="2026-02-03T09:17:21Z"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64" w:date="2026-02-05T08:46:38Z"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Переход в альбом имеется ввиду каким образом?</w:t>
      </w:r>
    </w:p>
  </w:comment>
  <w:comment w:author="A F" w:id="65" w:date="2026-02-05T09:14:35Z"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вижу это как один из стандартных тильдовских блоков в котором отражается альбом с фотографиями. Чтобы не скроллить, а именно плитками можно было увидеть.</w:t>
      </w:r>
    </w:p>
  </w:comment>
  <w:comment w:author="Nina Khachaturyan" w:id="66" w:date="2026-02-06T07:40:10Z"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18" w:date="2026-02-02T11:44:24Z"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вопрос. Выше идет ЦА "Прагматичные переселенцы", а тут "ЦА указана "Из регионов". Это одно и тоже? Какая актуальная?</w:t>
      </w:r>
    </w:p>
  </w:comment>
  <w:comment w:author="A F" w:id="19" w:date="2026-02-02T12:01:12Z"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Прагматичные переселенцы - поправил</w:t>
      </w:r>
    </w:p>
  </w:comment>
  <w:comment w:author="Nina Khachaturyan" w:id="20" w:date="2026-02-03T09:17:29Z"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28" w:date="2026-02-02T11:45:00Z"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Лучше при самом дизайне сразу это проговорить, нарисовать</w:t>
      </w:r>
    </w:p>
  </w:comment>
  <w:comment w:author="A F" w:id="29" w:date="2026-02-02T12:01:52Z"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Нарисуйте, скиньте на согласование. Спасибо</w:t>
      </w:r>
    </w:p>
  </w:comment>
  <w:comment w:author="Nina Khachaturyan" w:id="30" w:date="2026-02-03T09:17:39Z"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42" w:date="2026-02-02T11:50:20Z"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визуально имеется ввиду</w:t>
      </w:r>
    </w:p>
  </w:comment>
  <w:comment w:author="A F" w:id="43" w:date="2026-02-02T12:04:20Z"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рамку</w:t>
      </w:r>
    </w:p>
  </w:comment>
  <w:comment w:author="Nina Khachaturyan" w:id="44" w:date="2026-02-03T09:18:36Z"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48" w:date="2026-02-04T12:04:29Z"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но не обязательно. Ок</w:t>
      </w:r>
    </w:p>
  </w:comment>
  <w:comment w:author="Nina Khachaturyan" w:id="49" w:date="2026-02-04T12:05:50Z"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вариант всплывающим окном (без фиксы и без заложенного дизайна). К примеру если человек на этом разделе больше 30 сек/минуты и тд. стоит</w:t>
      </w:r>
    </w:p>
  </w:comment>
  <w:comment w:author="A F" w:id="50" w:date="2026-02-05T03:32:01Z"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76" w:date="2026-02-05T10:30:49Z"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  контактов не должно быть?</w:t>
      </w:r>
    </w:p>
  </w:comment>
  <w:comment w:author="Nina Khachaturyan" w:id="77" w:date="2026-02-05T10:36:02Z"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вижу также в этом блоке юридических документов.</w:t>
      </w:r>
    </w:p>
  </w:comment>
  <w:comment w:author="A F" w:id="78" w:date="2026-02-06T03:20:28Z"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Телефон: +7 (978) 222-22-52. Юридическая информация будет, место под неё оставьте пожалуйста, сами доки по готовности подгрузим</w:t>
      </w:r>
    </w:p>
  </w:comment>
  <w:comment w:author="Nina Khachaturyan" w:id="79" w:date="2026-02-06T07:39:22Z"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45" w:date="2026-02-02T11:51:12Z"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выделение ключевых слов?</w:t>
      </w:r>
    </w:p>
  </w:comment>
  <w:comment w:author="A F" w:id="46" w:date="2026-02-02T12:05:04Z"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мои пометки, на будущее, когда буду текст оптимизировать. В дальнейшем правку текста будем самостоятельно делать. Этот текст - MVP</w:t>
      </w:r>
    </w:p>
  </w:comment>
  <w:comment w:author="Nina Khachaturyan" w:id="47" w:date="2026-02-03T09:18:45Z"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75" w:date="2026-02-06T14:59:49Z"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люблю тоже большие подвалы, но хочется конечно как-то все подсократить и упорядочить...но пока не вижу как. Тогда оставляем как есть все.</w:t>
      </w:r>
    </w:p>
  </w:comment>
  <w:comment w:author="Nina Khachaturyan" w:id="24" w:date="2026-02-03T14:18:42Z"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поставить меняющиеся новости (с возможностью самому перейти от 1 к 3 (к примеру). То есть. Под "Пакетные предложения" указываем какая сейчас идет плашка с новостью 1/3 и одна за другой справа (примерно как при скроле) они будут по кругу идти</w:t>
      </w:r>
    </w:p>
  </w:comment>
  <w:comment w:author="A F" w:id="25" w:date="2026-02-04T06:08:17Z"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впишется гармонично в макет - я "за"! Долдно быть заметно, но не перекрывать бОльшую часть экрана</w:t>
      </w:r>
    </w:p>
  </w:comment>
  <w:comment w:author="Nina Khachaturyan" w:id="26" w:date="2026-02-06T07:45:05Z"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+могу тут прикрепить скрином или при презентации показать как предлагаю</w:t>
      </w:r>
    </w:p>
  </w:comment>
  <w:comment w:author="A F" w:id="27" w:date="2026-02-06T07:57:24Z"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скрином!</w:t>
      </w:r>
    </w:p>
  </w:comment>
  <w:comment w:author="Nina Khachaturyan" w:id="5" w:date="2026-02-06T07:38:56Z"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Хедер можно так оформить. Соцсети предлагаю  сделать следующим образом: как анимация про прокрутке чтобы шли (по правой стороне макета).</w:t>
      </w:r>
    </w:p>
  </w:comment>
  <w:comment w:author="A F" w:id="6" w:date="2026-02-06T08:16:41Z"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Логотип КПВК сильно крупнее 2. Застройщиков надо перенести куда-то в менее заметное место, например в район телефонного номера (чтобы люди не уходили с посадочной)</w:t>
      </w:r>
    </w:p>
  </w:comment>
  <w:comment w:author="Nina Khachaturyan" w:id="7" w:date="2026-02-06T08:34:41Z"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ок. Делала по ТЗ просто все по последовательности. Я бы вообще убрала в футер (обычно эту информацию туда убирают). но если надо в хедер, то можно после Выбрать дом, да</w:t>
      </w:r>
    </w:p>
  </w:comment>
  <w:comment w:author="A F" w:id="8" w:date="2026-02-06T09:18:05Z"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Давайте мы после "Выбрать дом" добавим "Расположение". Так корректнее будет. А Застройщиков  уберём в подвал. И сделаем кликабельными логотипы застройщиков в блоках 7 и 8</w:t>
      </w:r>
    </w:p>
  </w:comment>
  <w:comment w:author="Nina Khachaturyan" w:id="9" w:date="2026-02-06T14:52:00Z"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31" w:date="2026-02-03T16:05:31Z"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Какое действие должна нести эта кнопка, если кнопки: 3d-тур, видео-презентация и фотоальбом пакета у нас будут и так кликабельными?</w:t>
      </w:r>
    </w:p>
  </w:comment>
  <w:comment w:author="A F" w:id="32" w:date="2026-02-04T04:07:33Z"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Предварительно - базовая кнопка вызова формы-квиза. Название черновое типа "Получить консультацию", "Свяжитесь со мной" и т.д.</w:t>
      </w:r>
    </w:p>
  </w:comment>
  <w:comment w:author="Nina Khachaturyan" w:id="51" w:date="2026-02-02T11:55:40Z"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самом блоке выносим лого в правый верхний угол с текстом?</w:t>
      </w:r>
    </w:p>
  </w:comment>
  <w:comment w:author="A F" w:id="52" w:date="2026-02-02T12:06:18Z"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он вписывается в тот дизайн, который вы сейчас делаете, то да. Логотип застройщика в любом случае нужен. Месторасположение - согласно вашему виденью</w:t>
      </w:r>
    </w:p>
  </w:comment>
  <w:comment w:author="Nina Khachaturyan" w:id="53" w:date="2026-02-03T09:19:07Z"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68" w:date="2026-02-05T09:04:48Z"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предлагаю в 1 колонку сделать видеоотзывы (и читабельнее будет и смотреться лучше)</w:t>
      </w:r>
    </w:p>
  </w:comment>
  <w:comment w:author="A F" w:id="69" w:date="2026-02-05T09:15:32Z"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это просьба руководителя компании. Поэтому оставляем две колонки, в случае чего потом уберём</w:t>
      </w:r>
    </w:p>
  </w:comment>
  <w:comment w:author="Nina Khachaturyan" w:id="70" w:date="2026-02-06T07:39:54Z"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54" w:date="2026-02-02T11:56:54Z"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мой взгляд не самое лучшее решение в самом блоке выносить лого как в хедере справа)</w:t>
      </w:r>
    </w:p>
  </w:comment>
  <w:comment w:author="A F" w:id="55" w:date="2026-02-02T12:09:23Z"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Логотип застройщика нужен, месторасположение на вашей стороне, согласно дизайну, который вы верстаете</w:t>
      </w:r>
    </w:p>
  </w:comment>
  <w:comment w:author="Nina Khachaturyan" w:id="56" w:date="2026-02-03T09:19:17Z"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57" w:date="2026-02-02T11:57:27Z"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указано 5 ЦА</w:t>
      </w:r>
    </w:p>
  </w:comment>
  <w:comment w:author="A F" w:id="58" w:date="2026-02-02T12:07:04Z"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Всё верно. Это сценарии жизни, они не привязаны к ЦА</w:t>
      </w:r>
    </w:p>
  </w:comment>
  <w:comment w:author="Nina Khachaturyan" w:id="59" w:date="2026-02-03T09:19:31Z"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поняла</w:t>
      </w:r>
    </w:p>
  </w:comment>
  <w:comment w:author="Nina Khachaturyan" w:id="60" w:date="2026-02-04T18:26:56Z"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их сокращать как-то можно или так и должны идти целиком?</w:t>
      </w:r>
    </w:p>
  </w:comment>
  <w:comment w:author="A F" w:id="61" w:date="2026-02-05T03:33:20Z"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Хороший вопрос, возможно последний пункт сократить до "Для переезжающих из мегаполисов"</w:t>
      </w:r>
    </w:p>
  </w:comment>
  <w:comment w:author="Nina Khachaturyan" w:id="62" w:date="2026-02-06T07:46:17Z"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да, просто все остальные плашки +- по тексту гармонично смотрятся, а эта в 3-4 раза больше идет (и воды много в тексте)</w:t>
      </w:r>
    </w:p>
  </w:comment>
  <w:comment w:author="A F" w:id="63" w:date="2026-02-06T07:58:25Z"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"Для жителей мегаполиса"? - можно так, короче вряд ли выйдет</w:t>
      </w:r>
    </w:p>
  </w:comment>
  <w:comment w:author="Nina Khachaturyan" w:id="0" w:date="2026-02-02T11:40:55Z"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Много информации для хедера</w:t>
      </w:r>
    </w:p>
  </w:comment>
  <w:comment w:author="A F" w:id="1" w:date="2026-02-02T11:59:09Z"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их оптимизировать? Если вся информация нужна?</w:t>
      </w:r>
    </w:p>
  </w:comment>
  <w:comment w:author="Nina Khachaturyan" w:id="2" w:date="2026-02-03T09:16:36Z"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Предлагаю пункты меню списком подскрыть (чтобы при клике/наведении остальные  шли) а логотипы и кнопки с контактами показать (как основную важную инфу</w:t>
      </w:r>
    </w:p>
  </w:comment>
  <w:comment w:author="Nina Khachaturyan" w:id="3" w:date="2026-02-03T11:39:42Z"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 правого верхнего угла предлагаю оставить: Номер телефона и одно название в кнопке. Либо: Консультация/Связаться. Так как можо иконки соцсетей поставить на самом сайте (при прокрутке чтобы справа шли иконкой с переходом) ну и в футере дублируются. Я понимаю желание все уместить в хедере, но между пунктами должно быть расстояние и информация не должна сливаться в любом случае. И отступ по краям в Тильде мы берем ориентировочно 140px. Поэтому компактно можно уместить все ( но хочется меньше воды ну и прям самое основное все оставить)</w:t>
      </w:r>
    </w:p>
  </w:comment>
  <w:comment w:author="A F" w:id="4" w:date="2026-02-04T04:04:16Z"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Ок. Из основных тогда пожеланий - логотип Вилла Крым и логотипы застройщиков - в горизонтальном, читаемом формате. Остальные пункты - да, если будет набросок сделан, как это визуально будет смотреться (даже в черновом варианте) - прошу скинуть.</w:t>
      </w:r>
    </w:p>
  </w:comment>
  <w:comment w:author="Nina Khachaturyan" w:id="67" w:date="2026-02-05T08:54:51Z"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  <w:comment w:author="Nina Khachaturyan" w:id="80" w:date="2026-02-05T10:42:39Z"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соцсетей у Стройграда не добавляем?</w:t>
      </w:r>
    </w:p>
  </w:comment>
  <w:comment w:author="A F" w:id="81" w:date="2026-02-06T03:21:45Z"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СТРОЙГРАД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ВК: https://vk.com/gk_stroygrad_ug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ТГ-канал: https://t.me/gk_stroygrad_ug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ВК-канал: https://vk.com/im/channels/-234640693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ВК-видео: https://vkvideo.ru/@gk_stroygrad_ug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RUTUBE: https://rutube.ru/channel/72818887/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YouTube: https://www.youtube.com/@stroygradgk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Дзен: https://dzen.ru/user/gmme74vm9y8n1w6pwunzjq9q8m</w:t>
      </w:r>
    </w:p>
  </w:comment>
  <w:comment w:author="Nina Khachaturyan" w:id="82" w:date="2026-02-06T07:39:07Z"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6">
    <w:pPr>
      <w:rPr/>
    </w:pPr>
    <w:r w:rsidDel="00000000" w:rsidR="00000000" w:rsidRPr="00000000">
      <w:rPr>
        <w:rtl w:val="0"/>
      </w:rPr>
      <w:t xml:space="preserve">А потом начинается настоящее лето.</w:t>
    </w:r>
  </w:p>
  <w:p w:rsidR="00000000" w:rsidDel="00000000" w:rsidP="00000000" w:rsidRDefault="00000000" w:rsidRPr="00000000" w14:paraId="00000447">
    <w:pPr>
      <w:rPr/>
    </w:pPr>
    <w:r w:rsidDel="00000000" w:rsidR="00000000" w:rsidRPr="00000000">
      <w:rPr>
        <w:rtl w:val="0"/>
      </w:rPr>
      <w:t xml:space="preserve">Не то, что мелькает кадрами между отелями и экскурсиями. А то, что навсегда остается в памяти.</w:t>
    </w:r>
  </w:p>
  <w:p w:rsidR="00000000" w:rsidDel="00000000" w:rsidP="00000000" w:rsidRDefault="00000000" w:rsidRPr="00000000" w14:paraId="00000448">
    <w:pPr>
      <w:rPr/>
    </w:pPr>
    <w:r w:rsidDel="00000000" w:rsidR="00000000" w:rsidRPr="00000000">
      <w:rPr>
        <w:rtl w:val="0"/>
      </w:rPr>
      <w:t xml:space="preserve">Это и утро с книгой в тени виноградника, которую вы откладывали уже две зимы.</w:t>
    </w:r>
  </w:p>
  <w:p w:rsidR="00000000" w:rsidDel="00000000" w:rsidP="00000000" w:rsidRDefault="00000000" w:rsidRPr="00000000" w14:paraId="00000449">
    <w:pPr>
      <w:rPr/>
    </w:pPr>
    <w:r w:rsidDel="00000000" w:rsidR="00000000" w:rsidRPr="00000000">
      <w:rPr>
        <w:rtl w:val="0"/>
      </w:rPr>
      <w:t xml:space="preserve">Это и спонтанный сет пэддл-тенниса с соседом, который заканчивается барбекю и разговором до полуночи.</w:t>
    </w:r>
  </w:p>
  <w:p w:rsidR="00000000" w:rsidDel="00000000" w:rsidP="00000000" w:rsidRDefault="00000000" w:rsidRPr="00000000" w14:paraId="0000044A">
    <w:pPr>
      <w:rPr>
        <w:color w:val="f7f8fc"/>
        <w:sz w:val="24"/>
        <w:szCs w:val="24"/>
      </w:rPr>
    </w:pPr>
    <w:r w:rsidDel="00000000" w:rsidR="00000000" w:rsidRPr="00000000">
      <w:rPr>
        <w:rtl w:val="0"/>
      </w:rPr>
      <w:t xml:space="preserve">Это проба нового, непривычного -  SUP-прогулка по озеру, пока дети гоняют мяч на пляже, а жена на мастер-классе рисует акварелью закат.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k.ru/group/70000042796421" TargetMode="External"/><Relationship Id="rId22" Type="http://schemas.openxmlformats.org/officeDocument/2006/relationships/hyperlink" Target="https://vk.com/im/channels/-234352479" TargetMode="External"/><Relationship Id="rId21" Type="http://schemas.openxmlformats.org/officeDocument/2006/relationships/hyperlink" Target="https://t.me/villa_crimea_kerch" TargetMode="External"/><Relationship Id="rId24" Type="http://schemas.openxmlformats.org/officeDocument/2006/relationships/hyperlink" Target="https://youtu.be/Qi_uKi4pNfU" TargetMode="External"/><Relationship Id="rId23" Type="http://schemas.openxmlformats.org/officeDocument/2006/relationships/hyperlink" Target="https://rutube.ru/channel/73111517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yandex.ru/maps/org/kapuchino/3419574902/" TargetMode="External"/><Relationship Id="rId26" Type="http://schemas.openxmlformats.org/officeDocument/2006/relationships/hyperlink" Target="https://dzen.ru/user/4lmifqcvegofb_aooybkwhqdp38" TargetMode="External"/><Relationship Id="rId25" Type="http://schemas.openxmlformats.org/officeDocument/2006/relationships/hyperlink" Target="https://vkvideo.ru/video-211440384_456240004" TargetMode="External"/><Relationship Id="rId28" Type="http://schemas.openxmlformats.org/officeDocument/2006/relationships/hyperlink" Target="https://ok.ru/moduldomug" TargetMode="External"/><Relationship Id="rId27" Type="http://schemas.openxmlformats.org/officeDocument/2006/relationships/hyperlink" Target="https://vk.com/moduldom_u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t.me/moduldomug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Relationship Id="rId31" Type="http://schemas.openxmlformats.org/officeDocument/2006/relationships/hyperlink" Target="https://rutube.ru/channel/38930945/" TargetMode="External"/><Relationship Id="rId30" Type="http://schemas.openxmlformats.org/officeDocument/2006/relationships/hyperlink" Target="https://vk.com/im/channels/-231105242" TargetMode="External"/><Relationship Id="rId11" Type="http://schemas.openxmlformats.org/officeDocument/2006/relationships/hyperlink" Target="https://yandex.ru/maps/org/salon_krasoty_mak/41940333649/" TargetMode="External"/><Relationship Id="rId33" Type="http://schemas.openxmlformats.org/officeDocument/2006/relationships/hyperlink" Target="https://dzen.ru/moduldom" TargetMode="External"/><Relationship Id="rId10" Type="http://schemas.openxmlformats.org/officeDocument/2006/relationships/hyperlink" Target="https://yandex.ru/maps/org/gbu_do_rk_sportivnaya_shkola_4/68255042164/" TargetMode="External"/><Relationship Id="rId32" Type="http://schemas.openxmlformats.org/officeDocument/2006/relationships/hyperlink" Target="https://www.youtube.com/channel/UC9PYOAL52E9Nk9PwKK9GW-A" TargetMode="External"/><Relationship Id="rId13" Type="http://schemas.openxmlformats.org/officeDocument/2006/relationships/hyperlink" Target="https://drive.google.com/file/d/1xXqFWGpHsK2vHq9rpYHkSnlqF44y0Zr5/view?usp=sharing" TargetMode="External"/><Relationship Id="rId35" Type="http://schemas.openxmlformats.org/officeDocument/2006/relationships/footer" Target="footer1.xml"/><Relationship Id="rId12" Type="http://schemas.openxmlformats.org/officeDocument/2006/relationships/hyperlink" Target="https://ecopark-krym.ru/" TargetMode="External"/><Relationship Id="rId34" Type="http://schemas.openxmlformats.org/officeDocument/2006/relationships/hyperlink" Target="https://vkvideo.ru/@moduldom_ug" TargetMode="External"/><Relationship Id="rId15" Type="http://schemas.openxmlformats.org/officeDocument/2006/relationships/hyperlink" Target="https://drive.google.com/file/d/1LacTwUcvI9eHCjPuaT4LQQY8KOn0YIfV/view?usp=sharing" TargetMode="External"/><Relationship Id="rId14" Type="http://schemas.openxmlformats.org/officeDocument/2006/relationships/hyperlink" Target="https://drive.google.com/file/d/1xdRo4iSwYFN2rr5sxRm_5z9-CzsXA3g5/view?usp=sharing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ecopark-krym.ru/" TargetMode="External"/><Relationship Id="rId19" Type="http://schemas.openxmlformats.org/officeDocument/2006/relationships/hyperlink" Target="https://vk.com/villa_crimea_kerch" TargetMode="External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